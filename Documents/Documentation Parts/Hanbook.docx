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2A8A2" w14:textId="77777777" w:rsidR="00F104D1" w:rsidRDefault="00F104D1" w:rsidP="008F5499">
      <w:pPr>
        <w:pStyle w:val="ListParagraph"/>
      </w:pPr>
    </w:p>
    <w:p w14:paraId="54C1572B" w14:textId="16D37F98" w:rsidR="008F5499" w:rsidRPr="00F104D1" w:rsidRDefault="00F104D1" w:rsidP="008F5499">
      <w:pPr>
        <w:pStyle w:val="ListParagraph"/>
      </w:pPr>
      <w:r>
        <w:t>ICS Reference Architecture Design Guide</w:t>
      </w:r>
    </w:p>
    <w:bookmarkStart w:id="0" w:name="_Hlk94064023" w:displacedByCustomXml="next"/>
    <w:sdt>
      <w:sdtPr>
        <w:rPr>
          <w:rFonts w:asciiTheme="minorHAnsi" w:eastAsiaTheme="minorEastAsia" w:hAnsiTheme="minorHAnsi" w:cstheme="minorBidi"/>
          <w:color w:val="auto"/>
          <w:sz w:val="22"/>
          <w:szCs w:val="22"/>
          <w:lang w:eastAsia="zh-CN"/>
        </w:rPr>
        <w:id w:val="-173812213"/>
        <w:docPartObj>
          <w:docPartGallery w:val="Table of Contents"/>
          <w:docPartUnique/>
        </w:docPartObj>
      </w:sdtPr>
      <w:sdtEndPr>
        <w:rPr>
          <w:b/>
          <w:bCs/>
          <w:noProof/>
        </w:rPr>
      </w:sdtEndPr>
      <w:sdtContent>
        <w:p w14:paraId="4A76A2B1" w14:textId="77777777" w:rsidR="008F5499" w:rsidRDefault="008F5499" w:rsidP="008F5499">
          <w:pPr>
            <w:pStyle w:val="TOCHeading"/>
          </w:pPr>
          <w:r>
            <w:t>Table of Contents</w:t>
          </w:r>
        </w:p>
        <w:p w14:paraId="76DD5EE7" w14:textId="7E6C52C8" w:rsidR="00AC2034" w:rsidRDefault="008F5499">
          <w:pPr>
            <w:pStyle w:val="TOC2"/>
            <w:rPr>
              <w:rFonts w:eastAsiaTheme="minorEastAsia"/>
              <w:b w:val="0"/>
              <w:lang w:val="de-CH" w:eastAsia="de-CH"/>
            </w:rPr>
          </w:pPr>
          <w:r>
            <w:fldChar w:fldCharType="begin"/>
          </w:r>
          <w:r>
            <w:instrText xml:space="preserve"> TOC \o "1-3" \h \z \u </w:instrText>
          </w:r>
          <w:r>
            <w:fldChar w:fldCharType="separate"/>
          </w:r>
          <w:hyperlink w:anchor="_Toc94063997" w:history="1">
            <w:r w:rsidR="00AC2034" w:rsidRPr="00D66202">
              <w:rPr>
                <w:rStyle w:val="Hyperlink"/>
              </w:rPr>
              <w:t>1.</w:t>
            </w:r>
            <w:r w:rsidR="00AC2034">
              <w:rPr>
                <w:rFonts w:eastAsiaTheme="minorEastAsia"/>
                <w:b w:val="0"/>
                <w:lang w:val="de-CH" w:eastAsia="de-CH"/>
              </w:rPr>
              <w:tab/>
            </w:r>
            <w:r w:rsidR="00AC2034" w:rsidRPr="00D66202">
              <w:rPr>
                <w:rStyle w:val="Hyperlink"/>
              </w:rPr>
              <w:t>Network Segmentation</w:t>
            </w:r>
            <w:r w:rsidR="00AC2034">
              <w:rPr>
                <w:webHidden/>
              </w:rPr>
              <w:tab/>
            </w:r>
            <w:r w:rsidR="00AC2034">
              <w:rPr>
                <w:webHidden/>
              </w:rPr>
              <w:fldChar w:fldCharType="begin"/>
            </w:r>
            <w:r w:rsidR="00AC2034">
              <w:rPr>
                <w:webHidden/>
              </w:rPr>
              <w:instrText xml:space="preserve"> PAGEREF _Toc94063997 \h </w:instrText>
            </w:r>
            <w:r w:rsidR="00AC2034">
              <w:rPr>
                <w:webHidden/>
              </w:rPr>
            </w:r>
            <w:r w:rsidR="00AC2034">
              <w:rPr>
                <w:webHidden/>
              </w:rPr>
              <w:fldChar w:fldCharType="separate"/>
            </w:r>
            <w:r w:rsidR="00AC2034">
              <w:rPr>
                <w:webHidden/>
              </w:rPr>
              <w:t>2</w:t>
            </w:r>
            <w:r w:rsidR="00AC2034">
              <w:rPr>
                <w:webHidden/>
              </w:rPr>
              <w:fldChar w:fldCharType="end"/>
            </w:r>
          </w:hyperlink>
        </w:p>
        <w:p w14:paraId="258EC5B2" w14:textId="7A1469DB" w:rsidR="00AC2034" w:rsidRDefault="00AC2034">
          <w:pPr>
            <w:pStyle w:val="TOC3"/>
            <w:rPr>
              <w:noProof/>
              <w:lang w:val="de-CH" w:eastAsia="de-CH"/>
            </w:rPr>
          </w:pPr>
          <w:hyperlink w:anchor="_Toc94063998" w:history="1">
            <w:r w:rsidRPr="00D66202">
              <w:rPr>
                <w:rStyle w:val="Hyperlink"/>
                <w:noProof/>
              </w:rPr>
              <w:t>Firewall Rule Design Concept:</w:t>
            </w:r>
            <w:r>
              <w:rPr>
                <w:noProof/>
                <w:webHidden/>
              </w:rPr>
              <w:tab/>
            </w:r>
            <w:r>
              <w:rPr>
                <w:noProof/>
                <w:webHidden/>
              </w:rPr>
              <w:fldChar w:fldCharType="begin"/>
            </w:r>
            <w:r>
              <w:rPr>
                <w:noProof/>
                <w:webHidden/>
              </w:rPr>
              <w:instrText xml:space="preserve"> PAGEREF _Toc94063998 \h </w:instrText>
            </w:r>
            <w:r>
              <w:rPr>
                <w:noProof/>
                <w:webHidden/>
              </w:rPr>
            </w:r>
            <w:r>
              <w:rPr>
                <w:noProof/>
                <w:webHidden/>
              </w:rPr>
              <w:fldChar w:fldCharType="separate"/>
            </w:r>
            <w:r>
              <w:rPr>
                <w:noProof/>
                <w:webHidden/>
              </w:rPr>
              <w:t>2</w:t>
            </w:r>
            <w:r>
              <w:rPr>
                <w:noProof/>
                <w:webHidden/>
              </w:rPr>
              <w:fldChar w:fldCharType="end"/>
            </w:r>
          </w:hyperlink>
        </w:p>
        <w:p w14:paraId="71430837" w14:textId="314D894D" w:rsidR="00AC2034" w:rsidRDefault="00AC2034">
          <w:pPr>
            <w:pStyle w:val="TOC3"/>
            <w:rPr>
              <w:noProof/>
              <w:lang w:val="de-CH" w:eastAsia="de-CH"/>
            </w:rPr>
          </w:pPr>
          <w:hyperlink w:anchor="_Toc94063999" w:history="1">
            <w:r w:rsidRPr="00D66202">
              <w:rPr>
                <w:rStyle w:val="Hyperlink"/>
                <w:noProof/>
              </w:rPr>
              <w:t>Switch &amp; VLAN:</w:t>
            </w:r>
            <w:r>
              <w:rPr>
                <w:noProof/>
                <w:webHidden/>
              </w:rPr>
              <w:tab/>
            </w:r>
            <w:r>
              <w:rPr>
                <w:noProof/>
                <w:webHidden/>
              </w:rPr>
              <w:fldChar w:fldCharType="begin"/>
            </w:r>
            <w:r>
              <w:rPr>
                <w:noProof/>
                <w:webHidden/>
              </w:rPr>
              <w:instrText xml:space="preserve"> PAGEREF _Toc94063999 \h </w:instrText>
            </w:r>
            <w:r>
              <w:rPr>
                <w:noProof/>
                <w:webHidden/>
              </w:rPr>
            </w:r>
            <w:r>
              <w:rPr>
                <w:noProof/>
                <w:webHidden/>
              </w:rPr>
              <w:fldChar w:fldCharType="separate"/>
            </w:r>
            <w:r>
              <w:rPr>
                <w:noProof/>
                <w:webHidden/>
              </w:rPr>
              <w:t>2</w:t>
            </w:r>
            <w:r>
              <w:rPr>
                <w:noProof/>
                <w:webHidden/>
              </w:rPr>
              <w:fldChar w:fldCharType="end"/>
            </w:r>
          </w:hyperlink>
        </w:p>
        <w:p w14:paraId="339F1BEB" w14:textId="362C073A" w:rsidR="00AC2034" w:rsidRDefault="00AC2034">
          <w:pPr>
            <w:pStyle w:val="TOC2"/>
            <w:rPr>
              <w:rFonts w:eastAsiaTheme="minorEastAsia"/>
              <w:b w:val="0"/>
              <w:lang w:val="de-CH" w:eastAsia="de-CH"/>
            </w:rPr>
          </w:pPr>
          <w:hyperlink w:anchor="_Toc94064000" w:history="1">
            <w:r w:rsidRPr="00D66202">
              <w:rPr>
                <w:rStyle w:val="Hyperlink"/>
              </w:rPr>
              <w:t>2.</w:t>
            </w:r>
            <w:r>
              <w:rPr>
                <w:rFonts w:eastAsiaTheme="minorEastAsia"/>
                <w:b w:val="0"/>
                <w:lang w:val="de-CH" w:eastAsia="de-CH"/>
              </w:rPr>
              <w:tab/>
            </w:r>
            <w:r w:rsidRPr="00D66202">
              <w:rPr>
                <w:rStyle w:val="Hyperlink"/>
              </w:rPr>
              <w:t>Remote Access (jump server)</w:t>
            </w:r>
            <w:r>
              <w:rPr>
                <w:webHidden/>
              </w:rPr>
              <w:tab/>
            </w:r>
            <w:r>
              <w:rPr>
                <w:webHidden/>
              </w:rPr>
              <w:fldChar w:fldCharType="begin"/>
            </w:r>
            <w:r>
              <w:rPr>
                <w:webHidden/>
              </w:rPr>
              <w:instrText xml:space="preserve"> PAGEREF _Toc94064000 \h </w:instrText>
            </w:r>
            <w:r>
              <w:rPr>
                <w:webHidden/>
              </w:rPr>
            </w:r>
            <w:r>
              <w:rPr>
                <w:webHidden/>
              </w:rPr>
              <w:fldChar w:fldCharType="separate"/>
            </w:r>
            <w:r>
              <w:rPr>
                <w:webHidden/>
              </w:rPr>
              <w:t>3</w:t>
            </w:r>
            <w:r>
              <w:rPr>
                <w:webHidden/>
              </w:rPr>
              <w:fldChar w:fldCharType="end"/>
            </w:r>
          </w:hyperlink>
        </w:p>
        <w:p w14:paraId="79FEDC9C" w14:textId="792A011F" w:rsidR="00AC2034" w:rsidRDefault="00AC2034">
          <w:pPr>
            <w:pStyle w:val="TOC3"/>
            <w:rPr>
              <w:noProof/>
              <w:lang w:val="de-CH" w:eastAsia="de-CH"/>
            </w:rPr>
          </w:pPr>
          <w:hyperlink w:anchor="_Toc94064001" w:history="1">
            <w:r w:rsidRPr="00D66202">
              <w:rPr>
                <w:rStyle w:val="Hyperlink"/>
                <w:noProof/>
              </w:rPr>
              <w:t>Jump Server Hardened Configuration:</w:t>
            </w:r>
            <w:r>
              <w:rPr>
                <w:noProof/>
                <w:webHidden/>
              </w:rPr>
              <w:tab/>
            </w:r>
            <w:r>
              <w:rPr>
                <w:noProof/>
                <w:webHidden/>
              </w:rPr>
              <w:fldChar w:fldCharType="begin"/>
            </w:r>
            <w:r>
              <w:rPr>
                <w:noProof/>
                <w:webHidden/>
              </w:rPr>
              <w:instrText xml:space="preserve"> PAGEREF _Toc94064001 \h </w:instrText>
            </w:r>
            <w:r>
              <w:rPr>
                <w:noProof/>
                <w:webHidden/>
              </w:rPr>
            </w:r>
            <w:r>
              <w:rPr>
                <w:noProof/>
                <w:webHidden/>
              </w:rPr>
              <w:fldChar w:fldCharType="separate"/>
            </w:r>
            <w:r>
              <w:rPr>
                <w:noProof/>
                <w:webHidden/>
              </w:rPr>
              <w:t>3</w:t>
            </w:r>
            <w:r>
              <w:rPr>
                <w:noProof/>
                <w:webHidden/>
              </w:rPr>
              <w:fldChar w:fldCharType="end"/>
            </w:r>
          </w:hyperlink>
        </w:p>
        <w:p w14:paraId="41624F7F" w14:textId="15B74D78" w:rsidR="00AC2034" w:rsidRDefault="00AC2034">
          <w:pPr>
            <w:pStyle w:val="TOC3"/>
            <w:rPr>
              <w:noProof/>
              <w:lang w:val="de-CH" w:eastAsia="de-CH"/>
            </w:rPr>
          </w:pPr>
          <w:hyperlink w:anchor="_Toc94064002" w:history="1">
            <w:r w:rsidRPr="00D66202">
              <w:rPr>
                <w:rStyle w:val="Hyperlink"/>
                <w:noProof/>
              </w:rPr>
              <w:t>PAM Security Configuration:</w:t>
            </w:r>
            <w:r>
              <w:rPr>
                <w:noProof/>
                <w:webHidden/>
              </w:rPr>
              <w:tab/>
            </w:r>
            <w:r>
              <w:rPr>
                <w:noProof/>
                <w:webHidden/>
              </w:rPr>
              <w:fldChar w:fldCharType="begin"/>
            </w:r>
            <w:r>
              <w:rPr>
                <w:noProof/>
                <w:webHidden/>
              </w:rPr>
              <w:instrText xml:space="preserve"> PAGEREF _Toc94064002 \h </w:instrText>
            </w:r>
            <w:r>
              <w:rPr>
                <w:noProof/>
                <w:webHidden/>
              </w:rPr>
            </w:r>
            <w:r>
              <w:rPr>
                <w:noProof/>
                <w:webHidden/>
              </w:rPr>
              <w:fldChar w:fldCharType="separate"/>
            </w:r>
            <w:r>
              <w:rPr>
                <w:noProof/>
                <w:webHidden/>
              </w:rPr>
              <w:t>4</w:t>
            </w:r>
            <w:r>
              <w:rPr>
                <w:noProof/>
                <w:webHidden/>
              </w:rPr>
              <w:fldChar w:fldCharType="end"/>
            </w:r>
          </w:hyperlink>
        </w:p>
        <w:p w14:paraId="73909AAB" w14:textId="3692D117" w:rsidR="00AC2034" w:rsidRDefault="00AC2034">
          <w:pPr>
            <w:pStyle w:val="TOC2"/>
            <w:rPr>
              <w:rFonts w:eastAsiaTheme="minorEastAsia"/>
              <w:b w:val="0"/>
              <w:lang w:val="de-CH" w:eastAsia="de-CH"/>
            </w:rPr>
          </w:pPr>
          <w:hyperlink w:anchor="_Toc94064003" w:history="1">
            <w:r w:rsidRPr="00D66202">
              <w:rPr>
                <w:rStyle w:val="Hyperlink"/>
              </w:rPr>
              <w:t>3.</w:t>
            </w:r>
            <w:r>
              <w:rPr>
                <w:rFonts w:eastAsiaTheme="minorEastAsia"/>
                <w:b w:val="0"/>
                <w:lang w:val="de-CH" w:eastAsia="de-CH"/>
              </w:rPr>
              <w:tab/>
            </w:r>
            <w:r w:rsidRPr="00D66202">
              <w:rPr>
                <w:rStyle w:val="Hyperlink"/>
              </w:rPr>
              <w:t>Anti-Virus</w:t>
            </w:r>
            <w:r>
              <w:rPr>
                <w:webHidden/>
              </w:rPr>
              <w:tab/>
            </w:r>
            <w:r>
              <w:rPr>
                <w:webHidden/>
              </w:rPr>
              <w:fldChar w:fldCharType="begin"/>
            </w:r>
            <w:r>
              <w:rPr>
                <w:webHidden/>
              </w:rPr>
              <w:instrText xml:space="preserve"> PAGEREF _Toc94064003 \h </w:instrText>
            </w:r>
            <w:r>
              <w:rPr>
                <w:webHidden/>
              </w:rPr>
            </w:r>
            <w:r>
              <w:rPr>
                <w:webHidden/>
              </w:rPr>
              <w:fldChar w:fldCharType="separate"/>
            </w:r>
            <w:r>
              <w:rPr>
                <w:webHidden/>
              </w:rPr>
              <w:t>4</w:t>
            </w:r>
            <w:r>
              <w:rPr>
                <w:webHidden/>
              </w:rPr>
              <w:fldChar w:fldCharType="end"/>
            </w:r>
          </w:hyperlink>
        </w:p>
        <w:p w14:paraId="0D8A82AB" w14:textId="614ACC05" w:rsidR="00AC2034" w:rsidRDefault="00AC2034">
          <w:pPr>
            <w:pStyle w:val="TOC2"/>
            <w:rPr>
              <w:rFonts w:eastAsiaTheme="minorEastAsia"/>
              <w:b w:val="0"/>
              <w:lang w:val="de-CH" w:eastAsia="de-CH"/>
            </w:rPr>
          </w:pPr>
          <w:hyperlink w:anchor="_Toc94064004" w:history="1">
            <w:r w:rsidRPr="00D66202">
              <w:rPr>
                <w:rStyle w:val="Hyperlink"/>
              </w:rPr>
              <w:t>4.</w:t>
            </w:r>
            <w:r>
              <w:rPr>
                <w:rFonts w:eastAsiaTheme="minorEastAsia"/>
                <w:b w:val="0"/>
                <w:lang w:val="de-CH" w:eastAsia="de-CH"/>
              </w:rPr>
              <w:tab/>
            </w:r>
            <w:r w:rsidRPr="00D66202">
              <w:rPr>
                <w:rStyle w:val="Hyperlink"/>
              </w:rPr>
              <w:t>Log Collection/Monitoring</w:t>
            </w:r>
            <w:r>
              <w:rPr>
                <w:webHidden/>
              </w:rPr>
              <w:tab/>
            </w:r>
            <w:r>
              <w:rPr>
                <w:webHidden/>
              </w:rPr>
              <w:fldChar w:fldCharType="begin"/>
            </w:r>
            <w:r>
              <w:rPr>
                <w:webHidden/>
              </w:rPr>
              <w:instrText xml:space="preserve"> PAGEREF _Toc94064004 \h </w:instrText>
            </w:r>
            <w:r>
              <w:rPr>
                <w:webHidden/>
              </w:rPr>
            </w:r>
            <w:r>
              <w:rPr>
                <w:webHidden/>
              </w:rPr>
              <w:fldChar w:fldCharType="separate"/>
            </w:r>
            <w:r>
              <w:rPr>
                <w:webHidden/>
              </w:rPr>
              <w:t>4</w:t>
            </w:r>
            <w:r>
              <w:rPr>
                <w:webHidden/>
              </w:rPr>
              <w:fldChar w:fldCharType="end"/>
            </w:r>
          </w:hyperlink>
        </w:p>
        <w:p w14:paraId="15C38702" w14:textId="2C16A007" w:rsidR="00AC2034" w:rsidRDefault="00AC2034">
          <w:pPr>
            <w:pStyle w:val="TOC2"/>
            <w:rPr>
              <w:rFonts w:eastAsiaTheme="minorEastAsia"/>
              <w:b w:val="0"/>
              <w:lang w:val="de-CH" w:eastAsia="de-CH"/>
            </w:rPr>
          </w:pPr>
          <w:hyperlink w:anchor="_Toc94064005" w:history="1">
            <w:r w:rsidRPr="00D66202">
              <w:rPr>
                <w:rStyle w:val="Hyperlink"/>
              </w:rPr>
              <w:t>5.</w:t>
            </w:r>
            <w:r>
              <w:rPr>
                <w:rFonts w:eastAsiaTheme="minorEastAsia"/>
                <w:b w:val="0"/>
                <w:lang w:val="de-CH" w:eastAsia="de-CH"/>
              </w:rPr>
              <w:tab/>
            </w:r>
            <w:r w:rsidRPr="00D66202">
              <w:rPr>
                <w:rStyle w:val="Hyperlink"/>
              </w:rPr>
              <w:t>Historian Server Segmented</w:t>
            </w:r>
            <w:r>
              <w:rPr>
                <w:webHidden/>
              </w:rPr>
              <w:tab/>
            </w:r>
            <w:r>
              <w:rPr>
                <w:webHidden/>
              </w:rPr>
              <w:fldChar w:fldCharType="begin"/>
            </w:r>
            <w:r>
              <w:rPr>
                <w:webHidden/>
              </w:rPr>
              <w:instrText xml:space="preserve"> PAGEREF _Toc94064005 \h </w:instrText>
            </w:r>
            <w:r>
              <w:rPr>
                <w:webHidden/>
              </w:rPr>
            </w:r>
            <w:r>
              <w:rPr>
                <w:webHidden/>
              </w:rPr>
              <w:fldChar w:fldCharType="separate"/>
            </w:r>
            <w:r>
              <w:rPr>
                <w:webHidden/>
              </w:rPr>
              <w:t>5</w:t>
            </w:r>
            <w:r>
              <w:rPr>
                <w:webHidden/>
              </w:rPr>
              <w:fldChar w:fldCharType="end"/>
            </w:r>
          </w:hyperlink>
        </w:p>
        <w:p w14:paraId="091F03A3" w14:textId="05F01A10" w:rsidR="00AC2034" w:rsidRDefault="00AC2034">
          <w:pPr>
            <w:pStyle w:val="TOC2"/>
            <w:rPr>
              <w:rFonts w:eastAsiaTheme="minorEastAsia"/>
              <w:b w:val="0"/>
              <w:lang w:val="de-CH" w:eastAsia="de-CH"/>
            </w:rPr>
          </w:pPr>
          <w:hyperlink w:anchor="_Toc94064006" w:history="1">
            <w:r w:rsidRPr="00D66202">
              <w:rPr>
                <w:rStyle w:val="Hyperlink"/>
              </w:rPr>
              <w:t>6.</w:t>
            </w:r>
            <w:r>
              <w:rPr>
                <w:rFonts w:eastAsiaTheme="minorEastAsia"/>
                <w:b w:val="0"/>
                <w:lang w:val="de-CH" w:eastAsia="de-CH"/>
              </w:rPr>
              <w:tab/>
            </w:r>
            <w:r w:rsidRPr="00D66202">
              <w:rPr>
                <w:rStyle w:val="Hyperlink"/>
              </w:rPr>
              <w:t>Vulnerability &amp; Patch Management</w:t>
            </w:r>
            <w:r>
              <w:rPr>
                <w:webHidden/>
              </w:rPr>
              <w:tab/>
            </w:r>
            <w:r>
              <w:rPr>
                <w:webHidden/>
              </w:rPr>
              <w:fldChar w:fldCharType="begin"/>
            </w:r>
            <w:r>
              <w:rPr>
                <w:webHidden/>
              </w:rPr>
              <w:instrText xml:space="preserve"> PAGEREF _Toc94064006 \h </w:instrText>
            </w:r>
            <w:r>
              <w:rPr>
                <w:webHidden/>
              </w:rPr>
            </w:r>
            <w:r>
              <w:rPr>
                <w:webHidden/>
              </w:rPr>
              <w:fldChar w:fldCharType="separate"/>
            </w:r>
            <w:r>
              <w:rPr>
                <w:webHidden/>
              </w:rPr>
              <w:t>5</w:t>
            </w:r>
            <w:r>
              <w:rPr>
                <w:webHidden/>
              </w:rPr>
              <w:fldChar w:fldCharType="end"/>
            </w:r>
          </w:hyperlink>
        </w:p>
        <w:p w14:paraId="05DB48A1" w14:textId="03A19A85" w:rsidR="00AC2034" w:rsidRDefault="00AC2034">
          <w:pPr>
            <w:pStyle w:val="TOC2"/>
            <w:rPr>
              <w:rFonts w:eastAsiaTheme="minorEastAsia"/>
              <w:b w:val="0"/>
              <w:lang w:val="de-CH" w:eastAsia="de-CH"/>
            </w:rPr>
          </w:pPr>
          <w:hyperlink w:anchor="_Toc94064007" w:history="1">
            <w:r w:rsidRPr="00D66202">
              <w:rPr>
                <w:rStyle w:val="Hyperlink"/>
              </w:rPr>
              <w:t>7.</w:t>
            </w:r>
            <w:r>
              <w:rPr>
                <w:rFonts w:eastAsiaTheme="minorEastAsia"/>
                <w:b w:val="0"/>
                <w:lang w:val="de-CH" w:eastAsia="de-CH"/>
              </w:rPr>
              <w:tab/>
            </w:r>
            <w:r w:rsidRPr="00D66202">
              <w:rPr>
                <w:rStyle w:val="Hyperlink"/>
              </w:rPr>
              <w:t>Manufacturing Access Management</w:t>
            </w:r>
            <w:r>
              <w:rPr>
                <w:webHidden/>
              </w:rPr>
              <w:tab/>
            </w:r>
            <w:r>
              <w:rPr>
                <w:webHidden/>
              </w:rPr>
              <w:fldChar w:fldCharType="begin"/>
            </w:r>
            <w:r>
              <w:rPr>
                <w:webHidden/>
              </w:rPr>
              <w:instrText xml:space="preserve"> PAGEREF _Toc94064007 \h </w:instrText>
            </w:r>
            <w:r>
              <w:rPr>
                <w:webHidden/>
              </w:rPr>
            </w:r>
            <w:r>
              <w:rPr>
                <w:webHidden/>
              </w:rPr>
              <w:fldChar w:fldCharType="separate"/>
            </w:r>
            <w:r>
              <w:rPr>
                <w:webHidden/>
              </w:rPr>
              <w:t>6</w:t>
            </w:r>
            <w:r>
              <w:rPr>
                <w:webHidden/>
              </w:rPr>
              <w:fldChar w:fldCharType="end"/>
            </w:r>
          </w:hyperlink>
        </w:p>
        <w:p w14:paraId="487DF5BF" w14:textId="62B8D548" w:rsidR="00AC2034" w:rsidRDefault="00AC2034">
          <w:pPr>
            <w:pStyle w:val="TOC1"/>
            <w:tabs>
              <w:tab w:val="right" w:leader="dot" w:pos="9350"/>
            </w:tabs>
            <w:rPr>
              <w:rFonts w:eastAsiaTheme="minorEastAsia"/>
              <w:noProof/>
              <w:lang w:val="de-CH" w:eastAsia="de-CH"/>
            </w:rPr>
          </w:pPr>
          <w:hyperlink w:anchor="_Toc94064008" w:history="1">
            <w:r w:rsidRPr="00D66202">
              <w:rPr>
                <w:rStyle w:val="Hyperlink"/>
                <w:noProof/>
              </w:rPr>
              <w:t>APPENDIX:</w:t>
            </w:r>
            <w:r>
              <w:rPr>
                <w:noProof/>
                <w:webHidden/>
              </w:rPr>
              <w:tab/>
            </w:r>
            <w:r>
              <w:rPr>
                <w:noProof/>
                <w:webHidden/>
              </w:rPr>
              <w:fldChar w:fldCharType="begin"/>
            </w:r>
            <w:r>
              <w:rPr>
                <w:noProof/>
                <w:webHidden/>
              </w:rPr>
              <w:instrText xml:space="preserve"> PAGEREF _Toc94064008 \h </w:instrText>
            </w:r>
            <w:r>
              <w:rPr>
                <w:noProof/>
                <w:webHidden/>
              </w:rPr>
            </w:r>
            <w:r>
              <w:rPr>
                <w:noProof/>
                <w:webHidden/>
              </w:rPr>
              <w:fldChar w:fldCharType="separate"/>
            </w:r>
            <w:r>
              <w:rPr>
                <w:noProof/>
                <w:webHidden/>
              </w:rPr>
              <w:t>7</w:t>
            </w:r>
            <w:r>
              <w:rPr>
                <w:noProof/>
                <w:webHidden/>
              </w:rPr>
              <w:fldChar w:fldCharType="end"/>
            </w:r>
          </w:hyperlink>
        </w:p>
        <w:p w14:paraId="23496F23" w14:textId="7B283234" w:rsidR="00AC2034" w:rsidRDefault="00AC2034">
          <w:pPr>
            <w:pStyle w:val="TOC2"/>
            <w:rPr>
              <w:rFonts w:eastAsiaTheme="minorEastAsia"/>
              <w:b w:val="0"/>
              <w:lang w:val="de-CH" w:eastAsia="de-CH"/>
            </w:rPr>
          </w:pPr>
          <w:hyperlink w:anchor="_Toc94064009" w:history="1">
            <w:r w:rsidRPr="00D66202">
              <w:rPr>
                <w:rStyle w:val="Hyperlink"/>
              </w:rPr>
              <w:t>ICS Reference Architecture Design</w:t>
            </w:r>
            <w:r>
              <w:rPr>
                <w:webHidden/>
              </w:rPr>
              <w:tab/>
            </w:r>
            <w:r>
              <w:rPr>
                <w:webHidden/>
              </w:rPr>
              <w:fldChar w:fldCharType="begin"/>
            </w:r>
            <w:r>
              <w:rPr>
                <w:webHidden/>
              </w:rPr>
              <w:instrText xml:space="preserve"> PAGEREF _Toc94064009 \h </w:instrText>
            </w:r>
            <w:r>
              <w:rPr>
                <w:webHidden/>
              </w:rPr>
            </w:r>
            <w:r>
              <w:rPr>
                <w:webHidden/>
              </w:rPr>
              <w:fldChar w:fldCharType="separate"/>
            </w:r>
            <w:r>
              <w:rPr>
                <w:webHidden/>
              </w:rPr>
              <w:t>7</w:t>
            </w:r>
            <w:r>
              <w:rPr>
                <w:webHidden/>
              </w:rPr>
              <w:fldChar w:fldCharType="end"/>
            </w:r>
          </w:hyperlink>
        </w:p>
        <w:p w14:paraId="533967E2" w14:textId="62A11649" w:rsidR="00AC2034" w:rsidRDefault="00AC2034">
          <w:pPr>
            <w:pStyle w:val="TOC2"/>
            <w:rPr>
              <w:rFonts w:eastAsiaTheme="minorEastAsia"/>
              <w:b w:val="0"/>
              <w:lang w:val="de-CH" w:eastAsia="de-CH"/>
            </w:rPr>
          </w:pPr>
          <w:hyperlink w:anchor="_Toc94064010" w:history="1">
            <w:r w:rsidRPr="00D66202">
              <w:rPr>
                <w:rStyle w:val="Hyperlink"/>
              </w:rPr>
              <w:t>ICS Remote Access Design:</w:t>
            </w:r>
            <w:r>
              <w:rPr>
                <w:webHidden/>
              </w:rPr>
              <w:tab/>
            </w:r>
            <w:r>
              <w:rPr>
                <w:webHidden/>
              </w:rPr>
              <w:fldChar w:fldCharType="begin"/>
            </w:r>
            <w:r>
              <w:rPr>
                <w:webHidden/>
              </w:rPr>
              <w:instrText xml:space="preserve"> PAGEREF _Toc94064010 \h </w:instrText>
            </w:r>
            <w:r>
              <w:rPr>
                <w:webHidden/>
              </w:rPr>
            </w:r>
            <w:r>
              <w:rPr>
                <w:webHidden/>
              </w:rPr>
              <w:fldChar w:fldCharType="separate"/>
            </w:r>
            <w:r>
              <w:rPr>
                <w:webHidden/>
              </w:rPr>
              <w:t>8</w:t>
            </w:r>
            <w:r>
              <w:rPr>
                <w:webHidden/>
              </w:rPr>
              <w:fldChar w:fldCharType="end"/>
            </w:r>
          </w:hyperlink>
        </w:p>
        <w:p w14:paraId="5C531E98" w14:textId="54B0A8FC" w:rsidR="00AC2034" w:rsidRDefault="00AC2034">
          <w:pPr>
            <w:pStyle w:val="TOC2"/>
            <w:rPr>
              <w:rFonts w:eastAsiaTheme="minorEastAsia"/>
              <w:b w:val="0"/>
              <w:lang w:val="de-CH" w:eastAsia="de-CH"/>
            </w:rPr>
          </w:pPr>
          <w:hyperlink w:anchor="_Toc94064011" w:history="1">
            <w:r w:rsidRPr="00D66202">
              <w:rPr>
                <w:rStyle w:val="Hyperlink"/>
              </w:rPr>
              <w:t>FW Rule Configurations:</w:t>
            </w:r>
            <w:r>
              <w:rPr>
                <w:webHidden/>
              </w:rPr>
              <w:tab/>
            </w:r>
            <w:r>
              <w:rPr>
                <w:webHidden/>
              </w:rPr>
              <w:fldChar w:fldCharType="begin"/>
            </w:r>
            <w:r>
              <w:rPr>
                <w:webHidden/>
              </w:rPr>
              <w:instrText xml:space="preserve"> PAGEREF _Toc94064011 \h </w:instrText>
            </w:r>
            <w:r>
              <w:rPr>
                <w:webHidden/>
              </w:rPr>
            </w:r>
            <w:r>
              <w:rPr>
                <w:webHidden/>
              </w:rPr>
              <w:fldChar w:fldCharType="separate"/>
            </w:r>
            <w:r>
              <w:rPr>
                <w:webHidden/>
              </w:rPr>
              <w:t>8</w:t>
            </w:r>
            <w:r>
              <w:rPr>
                <w:webHidden/>
              </w:rPr>
              <w:fldChar w:fldCharType="end"/>
            </w:r>
          </w:hyperlink>
        </w:p>
        <w:p w14:paraId="58394D26" w14:textId="7BC990B8" w:rsidR="00736193" w:rsidRDefault="008F5499" w:rsidP="008F5499">
          <w:pPr>
            <w:rPr>
              <w:b/>
              <w:bCs/>
              <w:noProof/>
            </w:rPr>
          </w:pPr>
          <w:r>
            <w:rPr>
              <w:b/>
              <w:bCs/>
              <w:noProof/>
            </w:rPr>
            <w:fldChar w:fldCharType="end"/>
          </w:r>
        </w:p>
        <w:p w14:paraId="4A7A7785" w14:textId="77777777" w:rsidR="00736193" w:rsidRDefault="00736193" w:rsidP="008F5499">
          <w:pPr>
            <w:rPr>
              <w:b/>
              <w:bCs/>
              <w:noProof/>
            </w:rPr>
          </w:pPr>
        </w:p>
        <w:p w14:paraId="3F1D9F79" w14:textId="77777777" w:rsidR="002E0357" w:rsidRDefault="002E0357">
          <w:r>
            <w:br w:type="page"/>
          </w:r>
        </w:p>
        <w:p w14:paraId="19A4D189" w14:textId="43701D37" w:rsidR="008F5499" w:rsidRDefault="00103A97" w:rsidP="008F5499"/>
      </w:sdtContent>
    </w:sdt>
    <w:p w14:paraId="3DD4F1F8" w14:textId="77777777" w:rsidR="008F5499" w:rsidRPr="00513F1E" w:rsidRDefault="008F5499" w:rsidP="00103A97">
      <w:pPr>
        <w:pStyle w:val="Heading2"/>
        <w:numPr>
          <w:ilvl w:val="0"/>
          <w:numId w:val="1"/>
        </w:numPr>
        <w:spacing w:line="259" w:lineRule="auto"/>
        <w:ind w:left="360"/>
        <w:rPr>
          <w:b/>
        </w:rPr>
      </w:pPr>
      <w:bookmarkStart w:id="1" w:name="_Toc94063997"/>
      <w:r w:rsidRPr="00513F1E">
        <w:rPr>
          <w:b/>
        </w:rPr>
        <w:t>Network Segmentation</w:t>
      </w:r>
      <w:bookmarkEnd w:id="1"/>
    </w:p>
    <w:p w14:paraId="2D538B51" w14:textId="79B269C9" w:rsidR="008F5499" w:rsidRDefault="008F5499" w:rsidP="008F5499">
      <w:r>
        <w:t>Network Segmentation must be established with at least the enterprise</w:t>
      </w:r>
      <w:r w:rsidR="000A253C">
        <w:t>, manufacturing DMZ</w:t>
      </w:r>
      <w:r>
        <w:t xml:space="preserve"> and manufacturing zones separated by a Palo Alto firewall. The Palo Alto firewall will have the following features licensed and enabled:</w:t>
      </w:r>
    </w:p>
    <w:p w14:paraId="79145C31" w14:textId="77777777" w:rsidR="008F5499" w:rsidRDefault="008F5499" w:rsidP="00103A97">
      <w:pPr>
        <w:pStyle w:val="Heading1Char"/>
        <w:numPr>
          <w:ilvl w:val="0"/>
          <w:numId w:val="3"/>
        </w:numPr>
        <w:spacing w:after="160" w:line="259" w:lineRule="auto"/>
      </w:pPr>
      <w:r>
        <w:t>Threat Prevention</w:t>
      </w:r>
    </w:p>
    <w:p w14:paraId="1D21C5BB" w14:textId="77777777" w:rsidR="008F5499" w:rsidRDefault="008F5499" w:rsidP="00103A97">
      <w:pPr>
        <w:pStyle w:val="Heading1Char"/>
        <w:numPr>
          <w:ilvl w:val="0"/>
          <w:numId w:val="3"/>
        </w:numPr>
        <w:spacing w:after="160" w:line="259" w:lineRule="auto"/>
      </w:pPr>
      <w:proofErr w:type="spellStart"/>
      <w:r>
        <w:t>WildFire</w:t>
      </w:r>
      <w:proofErr w:type="spellEnd"/>
      <w:r>
        <w:t xml:space="preserve"> (threat analysis) </w:t>
      </w:r>
    </w:p>
    <w:p w14:paraId="33AB4936" w14:textId="77777777" w:rsidR="008F5499" w:rsidRDefault="008F5499" w:rsidP="00103A97">
      <w:pPr>
        <w:pStyle w:val="Heading1Char"/>
        <w:numPr>
          <w:ilvl w:val="0"/>
          <w:numId w:val="3"/>
        </w:numPr>
        <w:spacing w:after="160" w:line="259" w:lineRule="auto"/>
      </w:pPr>
      <w:r>
        <w:t>URL Filtering</w:t>
      </w:r>
    </w:p>
    <w:p w14:paraId="4D2471E3" w14:textId="77777777" w:rsidR="008F5499" w:rsidRDefault="008F5499" w:rsidP="008F5499">
      <w:r>
        <w:t xml:space="preserve">Firewall rule requests must go through the existing corporate process by submitting a request via service now. </w:t>
      </w:r>
    </w:p>
    <w:p w14:paraId="0A31E011" w14:textId="77777777" w:rsidR="008F5499" w:rsidRDefault="008F5499" w:rsidP="00513F1E">
      <w:pPr>
        <w:pStyle w:val="Heading3"/>
      </w:pPr>
      <w:bookmarkStart w:id="2" w:name="_Toc94063998"/>
      <w:r>
        <w:t>Firewall Rule Design Concept:</w:t>
      </w:r>
      <w:bookmarkEnd w:id="2"/>
    </w:p>
    <w:p w14:paraId="366DB468" w14:textId="23B033AB" w:rsidR="008F5499" w:rsidRDefault="008F5499" w:rsidP="00103A97">
      <w:pPr>
        <w:numPr>
          <w:ilvl w:val="0"/>
          <w:numId w:val="2"/>
        </w:numPr>
        <w:spacing w:after="160" w:line="259" w:lineRule="auto"/>
      </w:pPr>
      <w:r w:rsidRPr="0026697C">
        <w:t>Deny all, permit none except for the traffic absolutely required for business needs</w:t>
      </w:r>
      <w:r w:rsidR="000A253C">
        <w:t>.</w:t>
      </w:r>
    </w:p>
    <w:p w14:paraId="39BADCC5" w14:textId="5C528B65" w:rsidR="000C0780" w:rsidRPr="0026697C" w:rsidRDefault="000C0780" w:rsidP="00103A97">
      <w:pPr>
        <w:numPr>
          <w:ilvl w:val="1"/>
          <w:numId w:val="2"/>
        </w:numPr>
        <w:spacing w:after="160" w:line="259" w:lineRule="auto"/>
      </w:pPr>
      <w:r>
        <w:t xml:space="preserve">See List </w:t>
      </w:r>
      <w:proofErr w:type="gramStart"/>
      <w:r>
        <w:t>standard</w:t>
      </w:r>
      <w:proofErr w:type="gramEnd"/>
      <w:r>
        <w:t xml:space="preserve"> Exception List in Appendix</w:t>
      </w:r>
    </w:p>
    <w:p w14:paraId="29AED785" w14:textId="373BF36E" w:rsidR="008F5499" w:rsidRPr="0026697C" w:rsidRDefault="008F5499" w:rsidP="00103A97">
      <w:pPr>
        <w:numPr>
          <w:ilvl w:val="0"/>
          <w:numId w:val="2"/>
        </w:numPr>
        <w:spacing w:after="160" w:line="259" w:lineRule="auto"/>
      </w:pPr>
      <w:r w:rsidRPr="0026697C">
        <w:t>All rules should contain both source &amp; destination I</w:t>
      </w:r>
      <w:r w:rsidR="000A253C">
        <w:t xml:space="preserve">P, </w:t>
      </w:r>
      <w:r w:rsidRPr="0026697C">
        <w:t>TCP/UDP port</w:t>
      </w:r>
      <w:r w:rsidR="000A253C">
        <w:t xml:space="preserve"> and protocol in use.</w:t>
      </w:r>
    </w:p>
    <w:p w14:paraId="338EC5B6" w14:textId="77777777" w:rsidR="008F5499" w:rsidRPr="0026697C" w:rsidRDefault="008F5499" w:rsidP="00103A97">
      <w:pPr>
        <w:numPr>
          <w:ilvl w:val="0"/>
          <w:numId w:val="2"/>
        </w:numPr>
        <w:spacing w:after="160" w:line="259" w:lineRule="auto"/>
      </w:pPr>
      <w:r w:rsidRPr="0026697C">
        <w:t>Rules should only allow devices internal to the control network the ability to establish connections outside the control network.</w:t>
      </w:r>
    </w:p>
    <w:p w14:paraId="07439A08" w14:textId="50301BFE" w:rsidR="008F5499" w:rsidRDefault="008F5499" w:rsidP="00103A97">
      <w:pPr>
        <w:numPr>
          <w:ilvl w:val="0"/>
          <w:numId w:val="2"/>
        </w:numPr>
        <w:spacing w:after="160" w:line="259" w:lineRule="auto"/>
      </w:pPr>
      <w:r w:rsidRPr="0026697C">
        <w:t>Rules should be added to deny hosts outside the control network (</w:t>
      </w:r>
      <w:proofErr w:type="gramStart"/>
      <w:r w:rsidRPr="0026697C">
        <w:t>e.g.</w:t>
      </w:r>
      <w:proofErr w:type="gramEnd"/>
      <w:r w:rsidRPr="0026697C">
        <w:t xml:space="preserve"> corporate network) from initiating connections with the hosts on the control network.</w:t>
      </w:r>
    </w:p>
    <w:p w14:paraId="7BD63A9B" w14:textId="6B3DDC11" w:rsidR="00513F1E" w:rsidRDefault="00513F1E" w:rsidP="00513F1E">
      <w:pPr>
        <w:pStyle w:val="Heading3"/>
      </w:pPr>
      <w:bookmarkStart w:id="3" w:name="_Toc94063999"/>
      <w:r>
        <w:t>Switch &amp; VLAN:</w:t>
      </w:r>
      <w:bookmarkEnd w:id="3"/>
    </w:p>
    <w:p w14:paraId="033FCBB3" w14:textId="58192208" w:rsidR="008F5499" w:rsidRDefault="008F5499" w:rsidP="008F5499">
      <w:r>
        <w:t xml:space="preserve">Switches within the manufacturing zone are </w:t>
      </w:r>
      <w:r w:rsidR="00517C64">
        <w:t xml:space="preserve">EIS </w:t>
      </w:r>
      <w:r>
        <w:t>standard</w:t>
      </w:r>
      <w:r w:rsidR="00517C64">
        <w:t xml:space="preserve">s </w:t>
      </w:r>
      <w:r>
        <w:t xml:space="preserve">using managed Cisco switches. </w:t>
      </w:r>
      <w:r w:rsidR="00517C64">
        <w:t>They</w:t>
      </w:r>
      <w:r>
        <w:t xml:space="preserve"> will range from 24-48 ports per switch pending on the model. </w:t>
      </w:r>
      <w:r w:rsidR="0014046D">
        <w:t xml:space="preserve">Any switch ports not in use shall be disabled. </w:t>
      </w:r>
      <w:r>
        <w:t>Virtual local area networks (VLANs) can be used on the cisco switches to logically segmen</w:t>
      </w:r>
      <w:r w:rsidR="00F95AE9">
        <w:t>t the traffic between VLAN IDs 4</w:t>
      </w:r>
      <w:r>
        <w:t>00-599:</w:t>
      </w:r>
    </w:p>
    <w:tbl>
      <w:tblPr>
        <w:tblStyle w:val="Footer"/>
        <w:tblW w:w="0" w:type="auto"/>
        <w:tblLook w:val="04A0" w:firstRow="1" w:lastRow="0" w:firstColumn="1" w:lastColumn="0" w:noHBand="0" w:noVBand="1"/>
      </w:tblPr>
      <w:tblGrid>
        <w:gridCol w:w="4675"/>
        <w:gridCol w:w="4675"/>
      </w:tblGrid>
      <w:tr w:rsidR="008F5499" w14:paraId="3E44D174" w14:textId="77777777" w:rsidTr="00311DAB">
        <w:tc>
          <w:tcPr>
            <w:tcW w:w="4675" w:type="dxa"/>
          </w:tcPr>
          <w:p w14:paraId="41763A57" w14:textId="77777777" w:rsidR="008F5499" w:rsidRPr="009D78BE" w:rsidRDefault="008F5499" w:rsidP="00311DAB">
            <w:pPr>
              <w:rPr>
                <w:b/>
                <w:u w:val="single"/>
              </w:rPr>
            </w:pPr>
            <w:r w:rsidRPr="009D78BE">
              <w:rPr>
                <w:b/>
                <w:u w:val="single"/>
              </w:rPr>
              <w:t>VLAN ID</w:t>
            </w:r>
          </w:p>
        </w:tc>
        <w:tc>
          <w:tcPr>
            <w:tcW w:w="4675" w:type="dxa"/>
          </w:tcPr>
          <w:p w14:paraId="6FA8EACE" w14:textId="77777777" w:rsidR="008F5499" w:rsidRPr="009D78BE" w:rsidRDefault="008F5499" w:rsidP="00311DAB">
            <w:pPr>
              <w:rPr>
                <w:b/>
                <w:u w:val="single"/>
              </w:rPr>
            </w:pPr>
            <w:r w:rsidRPr="009D78BE">
              <w:rPr>
                <w:b/>
                <w:u w:val="single"/>
              </w:rPr>
              <w:t>Description</w:t>
            </w:r>
          </w:p>
        </w:tc>
      </w:tr>
      <w:tr w:rsidR="00FB0DE8" w14:paraId="5DEBCB47" w14:textId="77777777" w:rsidTr="00311DAB">
        <w:tc>
          <w:tcPr>
            <w:tcW w:w="4675" w:type="dxa"/>
          </w:tcPr>
          <w:p w14:paraId="597FA598" w14:textId="76208350" w:rsidR="00FB0DE8" w:rsidRDefault="00FB0DE8" w:rsidP="00311DAB">
            <w:r>
              <w:t>VLAN 410</w:t>
            </w:r>
          </w:p>
        </w:tc>
        <w:tc>
          <w:tcPr>
            <w:tcW w:w="4675" w:type="dxa"/>
          </w:tcPr>
          <w:p w14:paraId="110091F3" w14:textId="0A4FADE9" w:rsidR="00FB0DE8" w:rsidRDefault="00FB0DE8" w:rsidP="00311DAB">
            <w:r>
              <w:t>Batch Servers</w:t>
            </w:r>
          </w:p>
        </w:tc>
      </w:tr>
      <w:tr w:rsidR="00FB0DE8" w14:paraId="16A6DAF4" w14:textId="77777777" w:rsidTr="00311DAB">
        <w:tc>
          <w:tcPr>
            <w:tcW w:w="4675" w:type="dxa"/>
          </w:tcPr>
          <w:p w14:paraId="5BA37751" w14:textId="74BE96B6" w:rsidR="00FB0DE8" w:rsidRDefault="00FB0DE8" w:rsidP="00FB0DE8">
            <w:r>
              <w:t>VLAN 420</w:t>
            </w:r>
          </w:p>
        </w:tc>
        <w:tc>
          <w:tcPr>
            <w:tcW w:w="4675" w:type="dxa"/>
          </w:tcPr>
          <w:p w14:paraId="29254A79" w14:textId="122707E3" w:rsidR="00FB0DE8" w:rsidRDefault="00FB0DE8" w:rsidP="00FB0DE8">
            <w:r>
              <w:t>DMZ</w:t>
            </w:r>
          </w:p>
        </w:tc>
      </w:tr>
      <w:tr w:rsidR="00FB0DE8" w14:paraId="2580DD04" w14:textId="77777777" w:rsidTr="00311DAB">
        <w:tc>
          <w:tcPr>
            <w:tcW w:w="4675" w:type="dxa"/>
          </w:tcPr>
          <w:p w14:paraId="076DA878" w14:textId="55FE2B51" w:rsidR="00FB0DE8" w:rsidRDefault="00FB0DE8" w:rsidP="00FB0DE8">
            <w:r>
              <w:t>VLAN 430</w:t>
            </w:r>
          </w:p>
        </w:tc>
        <w:tc>
          <w:tcPr>
            <w:tcW w:w="4675" w:type="dxa"/>
          </w:tcPr>
          <w:p w14:paraId="14E4B859" w14:textId="13721241" w:rsidR="00FB0DE8" w:rsidRDefault="00FB0DE8" w:rsidP="00FB0DE8">
            <w:r>
              <w:t>LAB</w:t>
            </w:r>
          </w:p>
        </w:tc>
      </w:tr>
      <w:tr w:rsidR="00FB0DE8" w14:paraId="0B234EA3" w14:textId="77777777" w:rsidTr="00311DAB">
        <w:tc>
          <w:tcPr>
            <w:tcW w:w="4675" w:type="dxa"/>
          </w:tcPr>
          <w:p w14:paraId="44D2A5CA" w14:textId="2ECDDFCE" w:rsidR="00FB0DE8" w:rsidRDefault="00FB0DE8" w:rsidP="00FB0DE8">
            <w:r>
              <w:t>VLAN 440</w:t>
            </w:r>
          </w:p>
        </w:tc>
        <w:tc>
          <w:tcPr>
            <w:tcW w:w="4675" w:type="dxa"/>
          </w:tcPr>
          <w:p w14:paraId="602F2174" w14:textId="3FFA69D5" w:rsidR="00FB0DE8" w:rsidRDefault="00FB0DE8" w:rsidP="00FB0DE8">
            <w:r>
              <w:t xml:space="preserve">PLC’s </w:t>
            </w:r>
          </w:p>
        </w:tc>
      </w:tr>
      <w:tr w:rsidR="00FB0DE8" w14:paraId="10D8B0AA" w14:textId="77777777" w:rsidTr="00311DAB">
        <w:tc>
          <w:tcPr>
            <w:tcW w:w="4675" w:type="dxa"/>
          </w:tcPr>
          <w:p w14:paraId="71242947" w14:textId="77777777" w:rsidR="00FB0DE8" w:rsidRDefault="00FB0DE8" w:rsidP="00FB0DE8">
            <w:r>
              <w:t>VLAN 500</w:t>
            </w:r>
          </w:p>
        </w:tc>
        <w:tc>
          <w:tcPr>
            <w:tcW w:w="4675" w:type="dxa"/>
          </w:tcPr>
          <w:p w14:paraId="13507657" w14:textId="77777777" w:rsidR="00FB0DE8" w:rsidRDefault="00FB0DE8" w:rsidP="00FB0DE8">
            <w:r>
              <w:t>Manufacturing Identity</w:t>
            </w:r>
          </w:p>
        </w:tc>
      </w:tr>
      <w:tr w:rsidR="00FB0DE8" w14:paraId="67B9E568" w14:textId="77777777" w:rsidTr="00311DAB">
        <w:tc>
          <w:tcPr>
            <w:tcW w:w="4675" w:type="dxa"/>
          </w:tcPr>
          <w:p w14:paraId="63FE210E" w14:textId="77777777" w:rsidR="00FB0DE8" w:rsidRDefault="00FB0DE8" w:rsidP="00FB0DE8">
            <w:r>
              <w:t>VLAN 501</w:t>
            </w:r>
          </w:p>
        </w:tc>
        <w:tc>
          <w:tcPr>
            <w:tcW w:w="4675" w:type="dxa"/>
          </w:tcPr>
          <w:p w14:paraId="2746F1E0" w14:textId="77777777" w:rsidR="00FB0DE8" w:rsidRDefault="00FB0DE8" w:rsidP="00FB0DE8">
            <w:r>
              <w:t>WSUS Patch Management</w:t>
            </w:r>
          </w:p>
        </w:tc>
      </w:tr>
      <w:tr w:rsidR="00FB0DE8" w14:paraId="143C69C8" w14:textId="77777777" w:rsidTr="00311DAB">
        <w:tc>
          <w:tcPr>
            <w:tcW w:w="4675" w:type="dxa"/>
          </w:tcPr>
          <w:p w14:paraId="61A2A81D" w14:textId="77777777" w:rsidR="00FB0DE8" w:rsidRDefault="00FB0DE8" w:rsidP="00FB0DE8">
            <w:r>
              <w:t>VLAN 502</w:t>
            </w:r>
          </w:p>
        </w:tc>
        <w:tc>
          <w:tcPr>
            <w:tcW w:w="4675" w:type="dxa"/>
          </w:tcPr>
          <w:p w14:paraId="38183880" w14:textId="77777777" w:rsidR="00FB0DE8" w:rsidRDefault="00FB0DE8" w:rsidP="00FB0DE8">
            <w:r>
              <w:t>Remote Access (jump server)</w:t>
            </w:r>
          </w:p>
        </w:tc>
      </w:tr>
      <w:tr w:rsidR="00FB0DE8" w14:paraId="01E38EED" w14:textId="77777777" w:rsidTr="00311DAB">
        <w:tc>
          <w:tcPr>
            <w:tcW w:w="4675" w:type="dxa"/>
          </w:tcPr>
          <w:p w14:paraId="6CB2EAFB" w14:textId="77777777" w:rsidR="00FB0DE8" w:rsidRDefault="00FB0DE8" w:rsidP="00FB0DE8">
            <w:r>
              <w:t>VLAN 503</w:t>
            </w:r>
          </w:p>
        </w:tc>
        <w:tc>
          <w:tcPr>
            <w:tcW w:w="4675" w:type="dxa"/>
          </w:tcPr>
          <w:p w14:paraId="26ED8A68" w14:textId="77777777" w:rsidR="00FB0DE8" w:rsidRDefault="00FB0DE8" w:rsidP="00FB0DE8">
            <w:r>
              <w:t>Historian</w:t>
            </w:r>
          </w:p>
        </w:tc>
      </w:tr>
      <w:tr w:rsidR="00FB0DE8" w14:paraId="2CB51B69" w14:textId="77777777" w:rsidTr="00311DAB">
        <w:tc>
          <w:tcPr>
            <w:tcW w:w="4675" w:type="dxa"/>
          </w:tcPr>
          <w:p w14:paraId="11EED718" w14:textId="77777777" w:rsidR="00FB0DE8" w:rsidRDefault="00FB0DE8" w:rsidP="00FB0DE8">
            <w:r>
              <w:t>VLAN 504</w:t>
            </w:r>
          </w:p>
        </w:tc>
        <w:tc>
          <w:tcPr>
            <w:tcW w:w="4675" w:type="dxa"/>
          </w:tcPr>
          <w:p w14:paraId="12BE61A8" w14:textId="77777777" w:rsidR="00FB0DE8" w:rsidRDefault="00FB0DE8" w:rsidP="00FB0DE8">
            <w:r>
              <w:t>Engineer Workstations</w:t>
            </w:r>
          </w:p>
        </w:tc>
      </w:tr>
      <w:tr w:rsidR="00FB0DE8" w14:paraId="42919976" w14:textId="77777777" w:rsidTr="00311DAB">
        <w:tc>
          <w:tcPr>
            <w:tcW w:w="4675" w:type="dxa"/>
          </w:tcPr>
          <w:p w14:paraId="3AE95985" w14:textId="77777777" w:rsidR="00FB0DE8" w:rsidRDefault="00FB0DE8" w:rsidP="00FB0DE8">
            <w:r>
              <w:t>VLAN 505</w:t>
            </w:r>
          </w:p>
        </w:tc>
        <w:tc>
          <w:tcPr>
            <w:tcW w:w="4675" w:type="dxa"/>
          </w:tcPr>
          <w:p w14:paraId="251C1D02" w14:textId="77777777" w:rsidR="00FB0DE8" w:rsidRDefault="00FB0DE8" w:rsidP="00FB0DE8">
            <w:r>
              <w:t>Control Servers</w:t>
            </w:r>
          </w:p>
        </w:tc>
      </w:tr>
      <w:tr w:rsidR="00FB0DE8" w14:paraId="27C1859E" w14:textId="77777777" w:rsidTr="00311DAB">
        <w:tc>
          <w:tcPr>
            <w:tcW w:w="4675" w:type="dxa"/>
          </w:tcPr>
          <w:p w14:paraId="66B9257F" w14:textId="77777777" w:rsidR="00FB0DE8" w:rsidRDefault="00FB0DE8" w:rsidP="00FB0DE8">
            <w:r>
              <w:t>VLAN 520</w:t>
            </w:r>
          </w:p>
        </w:tc>
        <w:tc>
          <w:tcPr>
            <w:tcW w:w="4675" w:type="dxa"/>
          </w:tcPr>
          <w:p w14:paraId="67E06CF9" w14:textId="77777777" w:rsidR="00FB0DE8" w:rsidRDefault="00FB0DE8" w:rsidP="00FB0DE8">
            <w:r>
              <w:t>Security Cameras</w:t>
            </w:r>
          </w:p>
        </w:tc>
      </w:tr>
      <w:tr w:rsidR="00FB0DE8" w14:paraId="781E8FD6" w14:textId="77777777" w:rsidTr="00311DAB">
        <w:tc>
          <w:tcPr>
            <w:tcW w:w="4675" w:type="dxa"/>
          </w:tcPr>
          <w:p w14:paraId="462FCD39" w14:textId="77777777" w:rsidR="00FB0DE8" w:rsidRDefault="00FB0DE8" w:rsidP="00FB0DE8">
            <w:r>
              <w:t>VLAN 521</w:t>
            </w:r>
          </w:p>
        </w:tc>
        <w:tc>
          <w:tcPr>
            <w:tcW w:w="4675" w:type="dxa"/>
          </w:tcPr>
          <w:p w14:paraId="32E0E0D8" w14:textId="77777777" w:rsidR="00FB0DE8" w:rsidRDefault="00FB0DE8" w:rsidP="00FB0DE8">
            <w:r>
              <w:t>Key card readers</w:t>
            </w:r>
          </w:p>
        </w:tc>
      </w:tr>
    </w:tbl>
    <w:p w14:paraId="3D28B855" w14:textId="189D1DA5" w:rsidR="008F5499" w:rsidRPr="00513F1E" w:rsidRDefault="008F5499" w:rsidP="00103A97">
      <w:pPr>
        <w:pStyle w:val="Heading2"/>
        <w:numPr>
          <w:ilvl w:val="0"/>
          <w:numId w:val="1"/>
        </w:numPr>
        <w:spacing w:line="259" w:lineRule="auto"/>
        <w:ind w:left="360"/>
        <w:rPr>
          <w:b/>
        </w:rPr>
      </w:pPr>
      <w:bookmarkStart w:id="4" w:name="_Toc94064000"/>
      <w:r w:rsidRPr="00513F1E">
        <w:rPr>
          <w:b/>
        </w:rPr>
        <w:lastRenderedPageBreak/>
        <w:t>Remote Access (jump server)</w:t>
      </w:r>
      <w:bookmarkEnd w:id="4"/>
    </w:p>
    <w:p w14:paraId="3CE5FED1" w14:textId="21FCE813" w:rsidR="00730F46" w:rsidRDefault="008F5499" w:rsidP="008F5499">
      <w:r>
        <w:t>Remote Access can be used to allow 3</w:t>
      </w:r>
      <w:r w:rsidRPr="00B81421">
        <w:rPr>
          <w:vertAlign w:val="superscript"/>
        </w:rPr>
        <w:t>rd</w:t>
      </w:r>
      <w:r>
        <w:t xml:space="preserve"> party support or remote plant engineers the </w:t>
      </w:r>
      <w:r w:rsidR="008D35CF">
        <w:t>capability</w:t>
      </w:r>
      <w:r>
        <w:t xml:space="preserve"> to connect into the </w:t>
      </w:r>
      <w:r w:rsidR="009D3590">
        <w:t xml:space="preserve">plant’s </w:t>
      </w:r>
      <w:r>
        <w:t xml:space="preserve">manufacturing zone </w:t>
      </w:r>
      <w:r w:rsidR="009D3590">
        <w:t>to</w:t>
      </w:r>
      <w:r>
        <w:t xml:space="preserve"> troubleshoot</w:t>
      </w:r>
      <w:r w:rsidR="009D3590">
        <w:t xml:space="preserve"> or manage</w:t>
      </w:r>
      <w:r>
        <w:t xml:space="preserve"> the control system</w:t>
      </w:r>
      <w:r w:rsidR="00A32DBB">
        <w:t xml:space="preserve"> environment</w:t>
      </w:r>
      <w:r>
        <w:t xml:space="preserve">. </w:t>
      </w:r>
      <w:r w:rsidR="00730F46">
        <w:t xml:space="preserve">This </w:t>
      </w:r>
      <w:r w:rsidR="009D3590">
        <w:t>can</w:t>
      </w:r>
      <w:r>
        <w:t xml:space="preserve"> be </w:t>
      </w:r>
      <w:r w:rsidR="00364359">
        <w:t xml:space="preserve">accomplished </w:t>
      </w:r>
      <w:r w:rsidR="00730F46">
        <w:t>using a</w:t>
      </w:r>
      <w:r w:rsidR="00552ADE">
        <w:t xml:space="preserve"> </w:t>
      </w:r>
      <w:r w:rsidR="004D7F70">
        <w:t>Microsoft W</w:t>
      </w:r>
      <w:r w:rsidR="00552ADE">
        <w:t>indows</w:t>
      </w:r>
      <w:r w:rsidR="000E1249">
        <w:t xml:space="preserve"> Server</w:t>
      </w:r>
      <w:r w:rsidR="00675934">
        <w:t xml:space="preserve"> using the</w:t>
      </w:r>
      <w:r w:rsidR="0056125C">
        <w:t xml:space="preserve"> </w:t>
      </w:r>
      <w:r w:rsidR="00364359">
        <w:t xml:space="preserve">remote desktop </w:t>
      </w:r>
      <w:r w:rsidR="000E1249">
        <w:t>services</w:t>
      </w:r>
      <w:r w:rsidR="009A355C">
        <w:t xml:space="preserve"> (terminal services)</w:t>
      </w:r>
      <w:r w:rsidR="00364359">
        <w:t xml:space="preserve"> </w:t>
      </w:r>
      <w:r w:rsidR="00BE6A11">
        <w:t>using the</w:t>
      </w:r>
      <w:r w:rsidR="000E1249">
        <w:t xml:space="preserve"> remote desktop protocol</w:t>
      </w:r>
      <w:r w:rsidR="00675934">
        <w:t xml:space="preserve"> (RDP)</w:t>
      </w:r>
      <w:r w:rsidR="000E1249">
        <w:t>.</w:t>
      </w:r>
    </w:p>
    <w:p w14:paraId="4DFBA1C5" w14:textId="273A0D02" w:rsidR="00620E0B" w:rsidRDefault="00DA629A" w:rsidP="008F5499">
      <w:r>
        <w:t>A</w:t>
      </w:r>
      <w:r w:rsidR="00781FEF">
        <w:t>ccess will be managed through Ecolab’s</w:t>
      </w:r>
      <w:r w:rsidR="008F5499">
        <w:t xml:space="preserve"> </w:t>
      </w:r>
      <w:r w:rsidR="00A32DBB">
        <w:t>privileged access management</w:t>
      </w:r>
      <w:r w:rsidR="00C412E8">
        <w:t xml:space="preserve"> (PAM)</w:t>
      </w:r>
      <w:r w:rsidR="00A32DBB">
        <w:t xml:space="preserve"> </w:t>
      </w:r>
      <w:r w:rsidR="00942C09">
        <w:t>system</w:t>
      </w:r>
      <w:r>
        <w:t xml:space="preserve"> and</w:t>
      </w:r>
      <w:r w:rsidR="0071148A">
        <w:t xml:space="preserve"> </w:t>
      </w:r>
      <w:r w:rsidR="00D62FD0">
        <w:t>will</w:t>
      </w:r>
      <w:r w:rsidR="00A32DBB">
        <w:t xml:space="preserve"> be restricted </w:t>
      </w:r>
      <w:r w:rsidR="00E013B6">
        <w:t>using</w:t>
      </w:r>
      <w:r w:rsidR="00A32DBB">
        <w:t xml:space="preserve"> a</w:t>
      </w:r>
      <w:r w:rsidR="008E154A">
        <w:t xml:space="preserve"> newly created</w:t>
      </w:r>
      <w:r w:rsidR="00E013B6">
        <w:t xml:space="preserve"> Ecolab</w:t>
      </w:r>
      <w:r w:rsidR="00C412E8">
        <w:t xml:space="preserve"> enterprise (GL</w:t>
      </w:r>
      <w:r w:rsidR="00271953">
        <w:t>OB</w:t>
      </w:r>
      <w:r w:rsidR="00C412E8">
        <w:t>AL)</w:t>
      </w:r>
      <w:r w:rsidR="00A32DBB">
        <w:t xml:space="preserve"> active directory security group </w:t>
      </w:r>
      <w:r w:rsidR="00C412E8">
        <w:t>organized by</w:t>
      </w:r>
      <w:r w:rsidR="00A32DBB">
        <w:t xml:space="preserve"> site.</w:t>
      </w:r>
      <w:r w:rsidR="00C412E8">
        <w:t xml:space="preserve"> </w:t>
      </w:r>
      <w:r w:rsidR="00AA5E63">
        <w:t xml:space="preserve">Once </w:t>
      </w:r>
      <w:r w:rsidR="00A6410D">
        <w:t>access is setup</w:t>
      </w:r>
      <w:r w:rsidR="0053014B">
        <w:t xml:space="preserve"> and successful authenticat</w:t>
      </w:r>
      <w:r w:rsidR="00C33AC9">
        <w:t>ion</w:t>
      </w:r>
      <w:r w:rsidR="0053014B">
        <w:t xml:space="preserve"> to </w:t>
      </w:r>
      <w:hyperlink r:id="rId8" w:history="1">
        <w:r w:rsidR="009B3167" w:rsidRPr="009B3167">
          <w:rPr>
            <w:rStyle w:val="Heading2Char"/>
          </w:rPr>
          <w:t>pam.ecolab.com</w:t>
        </w:r>
      </w:hyperlink>
      <w:r w:rsidR="009E78FE">
        <w:t xml:space="preserve">, </w:t>
      </w:r>
      <w:r w:rsidR="00C33AC9">
        <w:t>the user</w:t>
      </w:r>
      <w:r w:rsidR="009E78FE">
        <w:t xml:space="preserve"> w</w:t>
      </w:r>
      <w:r w:rsidR="009B3167">
        <w:t>i</w:t>
      </w:r>
      <w:r w:rsidR="00AA5E63">
        <w:t>ll be able to check out the jump server account and</w:t>
      </w:r>
      <w:r w:rsidR="008B79ED">
        <w:t xml:space="preserve"> automatically</w:t>
      </w:r>
      <w:r w:rsidR="00AA5E63">
        <w:t xml:space="preserve"> initiate the connection</w:t>
      </w:r>
      <w:r w:rsidR="003C5F47">
        <w:t xml:space="preserve"> into the jump server</w:t>
      </w:r>
      <w:r w:rsidR="006B3A29">
        <w:t xml:space="preserve"> that resides locally at the plant within the </w:t>
      </w:r>
      <w:r w:rsidR="00104D21">
        <w:t xml:space="preserve">designated </w:t>
      </w:r>
      <w:r w:rsidR="006B3A29">
        <w:t>DMZ.</w:t>
      </w:r>
      <w:r w:rsidR="00104D21">
        <w:t xml:space="preserve"> </w:t>
      </w:r>
      <w:r w:rsidR="00E8752F">
        <w:t xml:space="preserve">If a user is off the Ecolab network, they </w:t>
      </w:r>
      <w:r w:rsidR="00094780">
        <w:t>must</w:t>
      </w:r>
      <w:r w:rsidR="00E8752F">
        <w:t xml:space="preserve"> connect to the enterprise VPN solution </w:t>
      </w:r>
      <w:r w:rsidR="00094780">
        <w:t>to</w:t>
      </w:r>
      <w:r w:rsidR="00E8752F">
        <w:t xml:space="preserve"> authenticate</w:t>
      </w:r>
      <w:r w:rsidR="00F94F5F">
        <w:t>.</w:t>
      </w:r>
    </w:p>
    <w:p w14:paraId="7B161F40" w14:textId="78F65D87" w:rsidR="00E8752F" w:rsidRDefault="00E8752F" w:rsidP="008F5499">
      <w:r>
        <w:t xml:space="preserve">From the jump server, the user will be able to connect into the </w:t>
      </w:r>
      <w:r w:rsidR="00513604">
        <w:t xml:space="preserve">control system </w:t>
      </w:r>
      <w:r>
        <w:t>device needed within the manufacturing zone</w:t>
      </w:r>
      <w:r w:rsidR="00626527">
        <w:t xml:space="preserve"> using 2 approved &amp; secure protocols.</w:t>
      </w:r>
      <w:r w:rsidR="00B6211F">
        <w:t xml:space="preserve"> For windows </w:t>
      </w:r>
      <w:r w:rsidR="00FB6FD8">
        <w:t>systems</w:t>
      </w:r>
      <w:r w:rsidR="00B6211F">
        <w:t xml:space="preserve"> remote desktop protocol </w:t>
      </w:r>
      <w:r w:rsidR="004F4A73">
        <w:t xml:space="preserve">(RDP) </w:t>
      </w:r>
      <w:r w:rsidR="00B6211F">
        <w:t xml:space="preserve">can be used and for </w:t>
      </w:r>
      <w:proofErr w:type="spellStart"/>
      <w:r w:rsidR="00B6211F">
        <w:t>linux</w:t>
      </w:r>
      <w:proofErr w:type="spellEnd"/>
      <w:r w:rsidR="00B6211F">
        <w:t>/</w:t>
      </w:r>
      <w:proofErr w:type="spellStart"/>
      <w:r w:rsidR="00B6211F">
        <w:t>unix</w:t>
      </w:r>
      <w:proofErr w:type="spellEnd"/>
      <w:r w:rsidR="00B6211F">
        <w:t xml:space="preserve"> based </w:t>
      </w:r>
      <w:r w:rsidR="00FB6FD8">
        <w:t>systems</w:t>
      </w:r>
      <w:r w:rsidR="00B6211F">
        <w:t xml:space="preserve"> </w:t>
      </w:r>
      <w:r w:rsidR="004F4A73">
        <w:t>secure shell (SSH) can be used.</w:t>
      </w:r>
    </w:p>
    <w:p w14:paraId="78D3C1CF" w14:textId="7911D0A7" w:rsidR="00D62FD0" w:rsidRDefault="008F5499" w:rsidP="008F5499">
      <w:r>
        <w:t xml:space="preserve">The process for creating a new </w:t>
      </w:r>
      <w:r w:rsidR="005E7A4C">
        <w:t xml:space="preserve">Ecolab enterprise </w:t>
      </w:r>
      <w:r>
        <w:t>identity must follow the corporate process that is already defined using</w:t>
      </w:r>
      <w:r w:rsidR="00C207D3">
        <w:t xml:space="preserve"> workday &amp;</w:t>
      </w:r>
      <w:r>
        <w:t xml:space="preserve"> service now</w:t>
      </w:r>
      <w:r w:rsidR="00B64A6B">
        <w:t xml:space="preserve"> (IT Help Desk)</w:t>
      </w:r>
      <w:r>
        <w:t>. All terminations must go through the same process.</w:t>
      </w:r>
    </w:p>
    <w:p w14:paraId="6C44AF2D" w14:textId="6C617178" w:rsidR="00D62FD0" w:rsidRPr="0079743D" w:rsidRDefault="00B23909" w:rsidP="008F5499">
      <w:pPr>
        <w:rPr>
          <w:b/>
        </w:rPr>
      </w:pPr>
      <w:r w:rsidRPr="0079743D">
        <w:rPr>
          <w:b/>
        </w:rPr>
        <w:t>Global AD Security Groups</w:t>
      </w:r>
      <w:r w:rsidR="00CE170F" w:rsidRPr="0079743D">
        <w:rPr>
          <w:b/>
        </w:rPr>
        <w:t xml:space="preserve"> </w:t>
      </w:r>
      <w:r w:rsidR="000C735A" w:rsidRPr="0079743D">
        <w:rPr>
          <w:b/>
        </w:rPr>
        <w:t>that will need to be created</w:t>
      </w:r>
      <w:r w:rsidR="001D1A4E" w:rsidRPr="0079743D">
        <w:rPr>
          <w:b/>
        </w:rPr>
        <w:t xml:space="preserve"> for PAM</w:t>
      </w:r>
      <w:r w:rsidRPr="0079743D">
        <w:rPr>
          <w:b/>
        </w:rPr>
        <w:t>:</w:t>
      </w:r>
    </w:p>
    <w:tbl>
      <w:tblPr>
        <w:tblStyle w:val="Footer"/>
        <w:tblW w:w="0" w:type="auto"/>
        <w:tblLook w:val="04A0" w:firstRow="1" w:lastRow="0" w:firstColumn="1" w:lastColumn="0" w:noHBand="0" w:noVBand="1"/>
      </w:tblPr>
      <w:tblGrid>
        <w:gridCol w:w="4675"/>
        <w:gridCol w:w="4675"/>
      </w:tblGrid>
      <w:tr w:rsidR="00D96C8B" w14:paraId="12251282" w14:textId="77777777" w:rsidTr="00F66EAD">
        <w:tc>
          <w:tcPr>
            <w:tcW w:w="4675" w:type="dxa"/>
          </w:tcPr>
          <w:p w14:paraId="08EEE5DF" w14:textId="4601B053" w:rsidR="00D96C8B" w:rsidRPr="00D96C8B" w:rsidRDefault="002D5891" w:rsidP="00F66EAD">
            <w:pPr>
              <w:rPr>
                <w:b/>
                <w:lang w:val="fil-PH"/>
              </w:rPr>
            </w:pPr>
            <w:r>
              <w:rPr>
                <w:b/>
                <w:lang w:val="fil-PH"/>
              </w:rPr>
              <w:t>Global AD Security Group</w:t>
            </w:r>
            <w:r w:rsidR="0079743D">
              <w:rPr>
                <w:b/>
                <w:lang w:val="fil-PH"/>
              </w:rPr>
              <w:t>s</w:t>
            </w:r>
          </w:p>
        </w:tc>
        <w:tc>
          <w:tcPr>
            <w:tcW w:w="4675" w:type="dxa"/>
          </w:tcPr>
          <w:p w14:paraId="4FF5575B" w14:textId="77777777" w:rsidR="00D96C8B" w:rsidRPr="00D96C8B" w:rsidRDefault="00D96C8B" w:rsidP="00F66EAD">
            <w:pPr>
              <w:rPr>
                <w:b/>
                <w:lang w:val="fil-PH"/>
              </w:rPr>
            </w:pPr>
            <w:r w:rsidRPr="00D96C8B">
              <w:rPr>
                <w:b/>
                <w:lang w:val="fil-PH"/>
              </w:rPr>
              <w:t>Purpose</w:t>
            </w:r>
          </w:p>
        </w:tc>
      </w:tr>
      <w:tr w:rsidR="00D96C8B" w14:paraId="38ADD47E" w14:textId="77777777" w:rsidTr="00F66EAD">
        <w:tc>
          <w:tcPr>
            <w:tcW w:w="4675" w:type="dxa"/>
          </w:tcPr>
          <w:p w14:paraId="3343AD8A" w14:textId="022C49BD" w:rsidR="00D96C8B" w:rsidRDefault="009D5CFD" w:rsidP="00F66EAD">
            <w:r>
              <w:rPr>
                <w:lang w:val="fil-PH"/>
              </w:rPr>
              <w:t>AppA-PAM</w:t>
            </w:r>
            <w:r w:rsidR="00813A27">
              <w:rPr>
                <w:lang w:val="fil-PH"/>
              </w:rPr>
              <w:t>-</w:t>
            </w:r>
            <w:r w:rsidR="00C24FD8" w:rsidRPr="00C02E3C">
              <w:rPr>
                <w:i/>
                <w:lang w:val="fil-PH"/>
              </w:rPr>
              <w:t>SiteName</w:t>
            </w:r>
            <w:r w:rsidR="00813A27">
              <w:rPr>
                <w:i/>
                <w:lang w:val="fil-PH"/>
              </w:rPr>
              <w:t>-</w:t>
            </w:r>
            <w:r>
              <w:rPr>
                <w:lang w:val="fil-PH"/>
              </w:rPr>
              <w:t>Users</w:t>
            </w:r>
          </w:p>
        </w:tc>
        <w:tc>
          <w:tcPr>
            <w:tcW w:w="4675" w:type="dxa"/>
          </w:tcPr>
          <w:p w14:paraId="46655655" w14:textId="1DE3F892" w:rsidR="00D96C8B" w:rsidRDefault="009D5CFD" w:rsidP="00F66EAD">
            <w:r>
              <w:rPr>
                <w:lang w:val="fil-PH"/>
              </w:rPr>
              <w:t>Plant &amp; 3rd party suppor</w:t>
            </w:r>
            <w:r w:rsidR="00341970">
              <w:rPr>
                <w:lang w:val="fil-PH"/>
              </w:rPr>
              <w:t>t</w:t>
            </w:r>
            <w:r>
              <w:rPr>
                <w:lang w:val="fil-PH"/>
              </w:rPr>
              <w:t xml:space="preserve"> that have a remote access need</w:t>
            </w:r>
          </w:p>
        </w:tc>
      </w:tr>
      <w:tr w:rsidR="009D5CFD" w14:paraId="298532BD" w14:textId="77777777" w:rsidTr="00F66EAD">
        <w:trPr>
          <w:trHeight w:val="557"/>
        </w:trPr>
        <w:tc>
          <w:tcPr>
            <w:tcW w:w="4675" w:type="dxa"/>
          </w:tcPr>
          <w:p w14:paraId="7FBDC8E6" w14:textId="4E157B02" w:rsidR="009D5CFD" w:rsidRDefault="009D5CFD" w:rsidP="009D5CFD">
            <w:r>
              <w:rPr>
                <w:lang w:val="fil-PH"/>
              </w:rPr>
              <w:t>AppA-PAM</w:t>
            </w:r>
            <w:r w:rsidR="00813A27">
              <w:rPr>
                <w:lang w:val="fil-PH"/>
              </w:rPr>
              <w:t>-</w:t>
            </w:r>
            <w:r w:rsidR="00C24FD8" w:rsidRPr="00C02E3C">
              <w:rPr>
                <w:i/>
                <w:lang w:val="fil-PH"/>
              </w:rPr>
              <w:t>SiteName</w:t>
            </w:r>
            <w:r w:rsidR="00813A27">
              <w:rPr>
                <w:i/>
                <w:lang w:val="fil-PH"/>
              </w:rPr>
              <w:t>-</w:t>
            </w:r>
            <w:r>
              <w:rPr>
                <w:lang w:val="fil-PH"/>
              </w:rPr>
              <w:t>Admin</w:t>
            </w:r>
          </w:p>
        </w:tc>
        <w:tc>
          <w:tcPr>
            <w:tcW w:w="4675" w:type="dxa"/>
          </w:tcPr>
          <w:p w14:paraId="2ED12BAC" w14:textId="47CCDBB1" w:rsidR="009D5CFD" w:rsidRPr="00A45071" w:rsidRDefault="009D5CFD" w:rsidP="009D5CFD">
            <w:pPr>
              <w:rPr>
                <w:lang w:val="fil-PH"/>
              </w:rPr>
            </w:pPr>
            <w:r>
              <w:rPr>
                <w:lang w:val="fil-PH"/>
              </w:rPr>
              <w:t>Ecolab IT Administrators</w:t>
            </w:r>
          </w:p>
        </w:tc>
      </w:tr>
    </w:tbl>
    <w:p w14:paraId="5E260773" w14:textId="50267BD8" w:rsidR="00A45071" w:rsidRPr="0079743D" w:rsidRDefault="00D96C8B" w:rsidP="00A45071">
      <w:pPr>
        <w:rPr>
          <w:b/>
        </w:rPr>
      </w:pPr>
      <w:r>
        <w:br/>
      </w:r>
      <w:r w:rsidRPr="0079743D">
        <w:rPr>
          <w:b/>
        </w:rPr>
        <w:t>L</w:t>
      </w:r>
      <w:r w:rsidR="00A45071" w:rsidRPr="0079743D">
        <w:rPr>
          <w:b/>
        </w:rPr>
        <w:t>ocal Jump Server Accounts that will n</w:t>
      </w:r>
      <w:r w:rsidRPr="0079743D">
        <w:rPr>
          <w:b/>
        </w:rPr>
        <w:t>e</w:t>
      </w:r>
      <w:r w:rsidR="00A45071" w:rsidRPr="0079743D">
        <w:rPr>
          <w:b/>
        </w:rPr>
        <w:t>ed to be created:</w:t>
      </w:r>
    </w:p>
    <w:tbl>
      <w:tblPr>
        <w:tblStyle w:val="Footer"/>
        <w:tblW w:w="0" w:type="auto"/>
        <w:tblLook w:val="04A0" w:firstRow="1" w:lastRow="0" w:firstColumn="1" w:lastColumn="0" w:noHBand="0" w:noVBand="1"/>
      </w:tblPr>
      <w:tblGrid>
        <w:gridCol w:w="4675"/>
        <w:gridCol w:w="4675"/>
      </w:tblGrid>
      <w:tr w:rsidR="00A45071" w14:paraId="3CFB85B1" w14:textId="77777777" w:rsidTr="00CE170F">
        <w:tc>
          <w:tcPr>
            <w:tcW w:w="4675" w:type="dxa"/>
          </w:tcPr>
          <w:p w14:paraId="0F067D89" w14:textId="64E481FB" w:rsidR="00A45071" w:rsidRPr="00D96C8B" w:rsidRDefault="002D5891" w:rsidP="008F5499">
            <w:pPr>
              <w:rPr>
                <w:b/>
                <w:lang w:val="fil-PH"/>
              </w:rPr>
            </w:pPr>
            <w:r>
              <w:rPr>
                <w:b/>
                <w:lang w:val="fil-PH"/>
              </w:rPr>
              <w:t xml:space="preserve">Local </w:t>
            </w:r>
            <w:r w:rsidR="00D96C8B" w:rsidRPr="00D96C8B">
              <w:rPr>
                <w:b/>
                <w:lang w:val="fil-PH"/>
              </w:rPr>
              <w:t>Account</w:t>
            </w:r>
            <w:r>
              <w:rPr>
                <w:b/>
                <w:lang w:val="fil-PH"/>
              </w:rPr>
              <w:t>s</w:t>
            </w:r>
          </w:p>
        </w:tc>
        <w:tc>
          <w:tcPr>
            <w:tcW w:w="4675" w:type="dxa"/>
          </w:tcPr>
          <w:p w14:paraId="070A9B7C" w14:textId="5FF02F1E" w:rsidR="00A45071" w:rsidRPr="00D96C8B" w:rsidRDefault="00D96C8B" w:rsidP="008F5499">
            <w:pPr>
              <w:rPr>
                <w:b/>
                <w:lang w:val="fil-PH"/>
              </w:rPr>
            </w:pPr>
            <w:r w:rsidRPr="00D96C8B">
              <w:rPr>
                <w:b/>
                <w:lang w:val="fil-PH"/>
              </w:rPr>
              <w:t>Purpose</w:t>
            </w:r>
          </w:p>
        </w:tc>
      </w:tr>
      <w:tr w:rsidR="00CE170F" w14:paraId="4E1FCAD5" w14:textId="77777777" w:rsidTr="00CE170F">
        <w:tc>
          <w:tcPr>
            <w:tcW w:w="4675" w:type="dxa"/>
          </w:tcPr>
          <w:p w14:paraId="490ADB51" w14:textId="62501388" w:rsidR="009007A2" w:rsidRDefault="000E3633" w:rsidP="009007A2">
            <w:r w:rsidRPr="009007A2">
              <w:rPr>
                <w:lang w:val="fil-PH"/>
              </w:rPr>
              <w:t>svc-PAM-</w:t>
            </w:r>
            <w:r w:rsidRPr="009007A2">
              <w:rPr>
                <w:i/>
                <w:lang w:val="fil-PH"/>
              </w:rPr>
              <w:t>SiteName</w:t>
            </w:r>
            <w:r w:rsidRPr="009007A2">
              <w:rPr>
                <w:lang w:val="fil-PH"/>
              </w:rPr>
              <w:t>-User</w:t>
            </w:r>
            <w:r w:rsidR="00822D2C" w:rsidRPr="009007A2">
              <w:rPr>
                <w:lang w:val="fil-PH"/>
              </w:rPr>
              <w:br/>
            </w:r>
            <w:r w:rsidR="00822D2C">
              <w:t xml:space="preserve">- </w:t>
            </w:r>
            <w:r w:rsidR="009007A2">
              <w:t>Add to Windows ‘Remote Desktop User’ role.</w:t>
            </w:r>
          </w:p>
          <w:p w14:paraId="16815F3F" w14:textId="0AD5D9A2" w:rsidR="00CE170F" w:rsidRDefault="00CE170F" w:rsidP="008F5499"/>
        </w:tc>
        <w:tc>
          <w:tcPr>
            <w:tcW w:w="4675" w:type="dxa"/>
          </w:tcPr>
          <w:p w14:paraId="556E6B5F" w14:textId="66D7F003" w:rsidR="00044511" w:rsidRDefault="00D65A86" w:rsidP="008F5499">
            <w:pPr>
              <w:rPr>
                <w:lang w:val="fil-PH"/>
              </w:rPr>
            </w:pPr>
            <w:r>
              <w:rPr>
                <w:lang w:val="fil-PH"/>
              </w:rPr>
              <w:t>Account is m</w:t>
            </w:r>
            <w:r w:rsidR="001E5F72">
              <w:rPr>
                <w:lang w:val="fil-PH"/>
              </w:rPr>
              <w:t>anag</w:t>
            </w:r>
            <w:r>
              <w:rPr>
                <w:lang w:val="fil-PH"/>
              </w:rPr>
              <w:t>e</w:t>
            </w:r>
            <w:r w:rsidR="001E5F72">
              <w:rPr>
                <w:lang w:val="fil-PH"/>
              </w:rPr>
              <w:t xml:space="preserve">d by PAM </w:t>
            </w:r>
            <w:r w:rsidR="00044511">
              <w:rPr>
                <w:lang w:val="fil-PH"/>
              </w:rPr>
              <w:t>–</w:t>
            </w:r>
            <w:r w:rsidR="001E5F72">
              <w:rPr>
                <w:lang w:val="fil-PH"/>
              </w:rPr>
              <w:t xml:space="preserve"> </w:t>
            </w:r>
          </w:p>
          <w:p w14:paraId="7C2FBAD7" w14:textId="6394903D" w:rsidR="00CE170F" w:rsidRDefault="009D5CFD" w:rsidP="008F5499">
            <w:r>
              <w:rPr>
                <w:lang w:val="fil-PH"/>
              </w:rPr>
              <w:t>Plant &amp; 3rd party suppor</w:t>
            </w:r>
            <w:r w:rsidR="001E5F72">
              <w:rPr>
                <w:lang w:val="fil-PH"/>
              </w:rPr>
              <w:t>t</w:t>
            </w:r>
            <w:r>
              <w:rPr>
                <w:lang w:val="fil-PH"/>
              </w:rPr>
              <w:t xml:space="preserve"> </w:t>
            </w:r>
            <w:r w:rsidR="0006702A">
              <w:rPr>
                <w:lang w:val="fil-PH"/>
              </w:rPr>
              <w:t>will checkout account when they</w:t>
            </w:r>
            <w:r>
              <w:rPr>
                <w:lang w:val="fil-PH"/>
              </w:rPr>
              <w:t xml:space="preserve"> </w:t>
            </w:r>
            <w:r w:rsidR="0006702A">
              <w:rPr>
                <w:lang w:val="fil-PH"/>
              </w:rPr>
              <w:t xml:space="preserve">need </w:t>
            </w:r>
            <w:r>
              <w:rPr>
                <w:lang w:val="fil-PH"/>
              </w:rPr>
              <w:t>remote access</w:t>
            </w:r>
          </w:p>
        </w:tc>
      </w:tr>
      <w:tr w:rsidR="009D5CFD" w14:paraId="1999EC59" w14:textId="77777777" w:rsidTr="00A45071">
        <w:trPr>
          <w:trHeight w:val="557"/>
        </w:trPr>
        <w:tc>
          <w:tcPr>
            <w:tcW w:w="4675" w:type="dxa"/>
          </w:tcPr>
          <w:p w14:paraId="34B5299E" w14:textId="2E0F1C74" w:rsidR="009D5CFD" w:rsidRDefault="009D5CFD" w:rsidP="009D5CFD">
            <w:r>
              <w:rPr>
                <w:lang w:val="fil-PH"/>
              </w:rPr>
              <w:t>svc-PAM-</w:t>
            </w:r>
            <w:r w:rsidRPr="00C02E3C">
              <w:rPr>
                <w:i/>
                <w:lang w:val="fil-PH"/>
              </w:rPr>
              <w:t>SiteName</w:t>
            </w:r>
            <w:r>
              <w:rPr>
                <w:lang w:val="fil-PH"/>
              </w:rPr>
              <w:t>-Admin</w:t>
            </w:r>
          </w:p>
        </w:tc>
        <w:tc>
          <w:tcPr>
            <w:tcW w:w="4675" w:type="dxa"/>
          </w:tcPr>
          <w:p w14:paraId="250A5CE1" w14:textId="113D8B9A" w:rsidR="009D5CFD" w:rsidRPr="00A45071" w:rsidRDefault="001E5F72" w:rsidP="009D5CFD">
            <w:pPr>
              <w:rPr>
                <w:lang w:val="fil-PH"/>
              </w:rPr>
            </w:pPr>
            <w:r>
              <w:rPr>
                <w:lang w:val="fil-PH"/>
              </w:rPr>
              <w:t>Manag</w:t>
            </w:r>
            <w:r w:rsidR="00044511">
              <w:rPr>
                <w:lang w:val="fil-PH"/>
              </w:rPr>
              <w:t>e</w:t>
            </w:r>
            <w:r>
              <w:rPr>
                <w:lang w:val="fil-PH"/>
              </w:rPr>
              <w:t xml:space="preserve">d by PAM - </w:t>
            </w:r>
            <w:r w:rsidR="009D5CFD">
              <w:rPr>
                <w:lang w:val="fil-PH"/>
              </w:rPr>
              <w:t>Ecolab IT Administrators</w:t>
            </w:r>
            <w:r w:rsidR="00044511">
              <w:rPr>
                <w:lang w:val="fil-PH"/>
              </w:rPr>
              <w:t xml:space="preserve"> will checkout account when they have </w:t>
            </w:r>
            <w:r w:rsidR="002D5891">
              <w:rPr>
                <w:lang w:val="fil-PH"/>
              </w:rPr>
              <w:t>admin needs</w:t>
            </w:r>
          </w:p>
        </w:tc>
      </w:tr>
    </w:tbl>
    <w:p w14:paraId="1D06FF6B" w14:textId="77777777" w:rsidR="001714AC" w:rsidRDefault="001714AC" w:rsidP="008F5499"/>
    <w:p w14:paraId="0EDD4C40" w14:textId="12A4879B" w:rsidR="0071148A" w:rsidRDefault="00B550B8" w:rsidP="00B550B8">
      <w:pPr>
        <w:pStyle w:val="Heading3"/>
      </w:pPr>
      <w:bookmarkStart w:id="5" w:name="_Toc94064001"/>
      <w:r>
        <w:t>J</w:t>
      </w:r>
      <w:r w:rsidR="0071148A">
        <w:t>ump</w:t>
      </w:r>
      <w:r w:rsidR="008F5499">
        <w:t xml:space="preserve"> </w:t>
      </w:r>
      <w:r>
        <w:t>S</w:t>
      </w:r>
      <w:r w:rsidR="008F5499">
        <w:t xml:space="preserve">erver </w:t>
      </w:r>
      <w:r>
        <w:t>H</w:t>
      </w:r>
      <w:r w:rsidR="009A001A">
        <w:t xml:space="preserve">ardened </w:t>
      </w:r>
      <w:r>
        <w:t>C</w:t>
      </w:r>
      <w:r w:rsidR="0071148A">
        <w:t>onfigur</w:t>
      </w:r>
      <w:r>
        <w:t>ation:</w:t>
      </w:r>
      <w:bookmarkEnd w:id="5"/>
      <w:r w:rsidR="0071148A">
        <w:t xml:space="preserve"> </w:t>
      </w:r>
    </w:p>
    <w:p w14:paraId="4327FA20" w14:textId="1C32ABBF" w:rsidR="00FE7832" w:rsidRDefault="00FE7832" w:rsidP="00103A97">
      <w:pPr>
        <w:pStyle w:val="Heading1Char"/>
        <w:numPr>
          <w:ilvl w:val="0"/>
          <w:numId w:val="5"/>
        </w:numPr>
        <w:spacing w:line="240" w:lineRule="auto"/>
      </w:pPr>
      <w:r>
        <w:t xml:space="preserve">system </w:t>
      </w:r>
      <w:r w:rsidRPr="00F94F5F">
        <w:rPr>
          <w:u w:val="single"/>
        </w:rPr>
        <w:t>not</w:t>
      </w:r>
      <w:r>
        <w:t xml:space="preserve"> on the Ecolab enterprise domain</w:t>
      </w:r>
    </w:p>
    <w:p w14:paraId="4C02D5E9" w14:textId="3C5B5D58" w:rsidR="00C64AAD" w:rsidRDefault="00C64AAD" w:rsidP="00103A97">
      <w:pPr>
        <w:pStyle w:val="Heading1Char"/>
        <w:numPr>
          <w:ilvl w:val="0"/>
          <w:numId w:val="5"/>
        </w:numPr>
        <w:spacing w:line="240" w:lineRule="auto"/>
      </w:pPr>
      <w:r>
        <w:t>internet access disabled</w:t>
      </w:r>
      <w:r w:rsidR="00A91E37">
        <w:t xml:space="preserve"> (firewall)</w:t>
      </w:r>
    </w:p>
    <w:p w14:paraId="61D4956D" w14:textId="4445AAD2" w:rsidR="00C207D3" w:rsidRDefault="00C207D3" w:rsidP="00103A97">
      <w:pPr>
        <w:pStyle w:val="Heading1Char"/>
        <w:numPr>
          <w:ilvl w:val="0"/>
          <w:numId w:val="5"/>
        </w:numPr>
        <w:spacing w:line="240" w:lineRule="auto"/>
      </w:pPr>
      <w:r>
        <w:t>all accounts managed by PAM</w:t>
      </w:r>
    </w:p>
    <w:p w14:paraId="618821FC" w14:textId="0B476F7D" w:rsidR="00B25F1C" w:rsidRDefault="00B25F1C" w:rsidP="00103A97">
      <w:pPr>
        <w:pStyle w:val="Heading1Char"/>
        <w:numPr>
          <w:ilvl w:val="0"/>
          <w:numId w:val="5"/>
        </w:numPr>
        <w:spacing w:line="240" w:lineRule="auto"/>
      </w:pPr>
      <w:r>
        <w:lastRenderedPageBreak/>
        <w:t>Qualys agent</w:t>
      </w:r>
      <w:r w:rsidR="00A1370A">
        <w:t xml:space="preserve"> installed</w:t>
      </w:r>
      <w:r>
        <w:t xml:space="preserve"> for ongoing vulnerability scanning</w:t>
      </w:r>
    </w:p>
    <w:p w14:paraId="4899DCE2" w14:textId="298E7F52" w:rsidR="009A001A" w:rsidRDefault="009A001A" w:rsidP="00103A97">
      <w:pPr>
        <w:pStyle w:val="Heading1Char"/>
        <w:numPr>
          <w:ilvl w:val="0"/>
          <w:numId w:val="5"/>
        </w:numPr>
        <w:spacing w:line="240" w:lineRule="auto"/>
      </w:pPr>
      <w:r>
        <w:t>anti-virus</w:t>
      </w:r>
      <w:r w:rsidR="00F94F5F">
        <w:t xml:space="preserve"> (Endgame)</w:t>
      </w:r>
      <w:r>
        <w:t xml:space="preserve"> installed w/ ongoing definition</w:t>
      </w:r>
      <w:r w:rsidR="00954E9F">
        <w:t xml:space="preserve"> updates</w:t>
      </w:r>
    </w:p>
    <w:p w14:paraId="2B38191E" w14:textId="54BAF745" w:rsidR="009A001A" w:rsidRDefault="009A001A" w:rsidP="00103A97">
      <w:pPr>
        <w:pStyle w:val="Heading1Char"/>
        <w:numPr>
          <w:ilvl w:val="0"/>
          <w:numId w:val="5"/>
        </w:numPr>
        <w:spacing w:line="240" w:lineRule="auto"/>
      </w:pPr>
      <w:r>
        <w:t>System logs monitored</w:t>
      </w:r>
      <w:r w:rsidR="00C7687D">
        <w:t xml:space="preserve"> </w:t>
      </w:r>
      <w:r w:rsidR="0061308A">
        <w:t xml:space="preserve">&amp; archived </w:t>
      </w:r>
      <w:r w:rsidR="00C7687D">
        <w:t>by our SOC</w:t>
      </w:r>
      <w:r>
        <w:t xml:space="preserve"> (</w:t>
      </w:r>
      <w:proofErr w:type="gramStart"/>
      <w:r>
        <w:t>e.g.</w:t>
      </w:r>
      <w:proofErr w:type="gramEnd"/>
      <w:r>
        <w:t xml:space="preserve"> windows OS event viewer logs: application, security, system) </w:t>
      </w:r>
      <w:r w:rsidR="006C4ABC">
        <w:t>using</w:t>
      </w:r>
      <w:r>
        <w:t xml:space="preserve"> the </w:t>
      </w:r>
      <w:r w:rsidR="00315524">
        <w:t>Elastic Beat</w:t>
      </w:r>
      <w:r w:rsidR="00C7687D">
        <w:t>.</w:t>
      </w:r>
    </w:p>
    <w:p w14:paraId="041750E1" w14:textId="36993D22" w:rsidR="009A001A" w:rsidRDefault="009A001A" w:rsidP="00103A97">
      <w:pPr>
        <w:pStyle w:val="Heading1Char"/>
        <w:numPr>
          <w:ilvl w:val="0"/>
          <w:numId w:val="5"/>
        </w:numPr>
        <w:spacing w:line="240" w:lineRule="auto"/>
      </w:pPr>
      <w:r>
        <w:t>N</w:t>
      </w:r>
      <w:r w:rsidR="00823CCA">
        <w:t xml:space="preserve">etwork </w:t>
      </w:r>
      <w:r>
        <w:t>T</w:t>
      </w:r>
      <w:r w:rsidR="00823CCA">
        <w:t xml:space="preserve">ime </w:t>
      </w:r>
      <w:r>
        <w:t>P</w:t>
      </w:r>
      <w:r w:rsidR="00823CCA">
        <w:t>rotocol</w:t>
      </w:r>
      <w:r w:rsidR="00A852B6">
        <w:t xml:space="preserve"> (NTP)</w:t>
      </w:r>
      <w:r>
        <w:t xml:space="preserve"> set to time.ecolab.com</w:t>
      </w:r>
    </w:p>
    <w:p w14:paraId="7D153739" w14:textId="567D77F7" w:rsidR="0071148A" w:rsidRDefault="00C207D3" w:rsidP="00103A97">
      <w:pPr>
        <w:pStyle w:val="Heading1Char"/>
        <w:numPr>
          <w:ilvl w:val="0"/>
          <w:numId w:val="5"/>
        </w:numPr>
        <w:spacing w:line="240" w:lineRule="auto"/>
      </w:pPr>
      <w:r>
        <w:t xml:space="preserve">up to date </w:t>
      </w:r>
      <w:r w:rsidR="008F5499">
        <w:t>security patch</w:t>
      </w:r>
      <w:r>
        <w:t>ing</w:t>
      </w:r>
      <w:r w:rsidR="0085321B">
        <w:t xml:space="preserve"> using</w:t>
      </w:r>
      <w:r w:rsidR="00922272">
        <w:t xml:space="preserve"> Ecolab managed</w:t>
      </w:r>
      <w:r w:rsidR="0085321B">
        <w:t xml:space="preserve"> WSUS</w:t>
      </w:r>
    </w:p>
    <w:p w14:paraId="35ABDE8E" w14:textId="2F8AD495" w:rsidR="00C207D3" w:rsidRDefault="00C207D3" w:rsidP="00103A97">
      <w:pPr>
        <w:pStyle w:val="Heading1Char"/>
        <w:numPr>
          <w:ilvl w:val="0"/>
          <w:numId w:val="5"/>
        </w:numPr>
        <w:spacing w:line="240" w:lineRule="auto"/>
      </w:pPr>
      <w:r>
        <w:t>unnecessary services disabled</w:t>
      </w:r>
    </w:p>
    <w:p w14:paraId="5A785C65" w14:textId="77777777" w:rsidR="00315524" w:rsidRDefault="00C207D3" w:rsidP="00103A97">
      <w:pPr>
        <w:pStyle w:val="Heading1Char"/>
        <w:numPr>
          <w:ilvl w:val="0"/>
          <w:numId w:val="5"/>
        </w:numPr>
        <w:spacing w:line="240" w:lineRule="auto"/>
      </w:pPr>
      <w:r>
        <w:t>unnecessary 3</w:t>
      </w:r>
      <w:r w:rsidRPr="00315524">
        <w:rPr>
          <w:vertAlign w:val="superscript"/>
        </w:rPr>
        <w:t>rd</w:t>
      </w:r>
      <w:r>
        <w:t xml:space="preserve"> party apps not installed or removed</w:t>
      </w:r>
    </w:p>
    <w:p w14:paraId="621FA82D" w14:textId="0F01FDF5" w:rsidR="00C64AAD" w:rsidRDefault="00C64AAD" w:rsidP="00103A97">
      <w:pPr>
        <w:pStyle w:val="Heading1Char"/>
        <w:numPr>
          <w:ilvl w:val="0"/>
          <w:numId w:val="5"/>
        </w:numPr>
        <w:spacing w:line="240" w:lineRule="auto"/>
      </w:pPr>
      <w:r>
        <w:t xml:space="preserve">disable terminal services mapping for client audio, com port, drive, </w:t>
      </w:r>
      <w:proofErr w:type="gramStart"/>
      <w:r>
        <w:t>clipboard</w:t>
      </w:r>
      <w:proofErr w:type="gramEnd"/>
      <w:r>
        <w:t xml:space="preserve"> and printing</w:t>
      </w:r>
    </w:p>
    <w:p w14:paraId="78D5564C" w14:textId="77777777" w:rsidR="00315524" w:rsidRDefault="0099739D" w:rsidP="00103A97">
      <w:pPr>
        <w:pStyle w:val="Heading1Char"/>
        <w:numPr>
          <w:ilvl w:val="0"/>
          <w:numId w:val="5"/>
        </w:numPr>
        <w:spacing w:line="240" w:lineRule="auto"/>
      </w:pPr>
      <w:r w:rsidRPr="0099739D">
        <w:t>RDP Encryption Level to High and TLS 1.</w:t>
      </w:r>
      <w:r w:rsidR="00315524">
        <w:t>2</w:t>
      </w:r>
    </w:p>
    <w:p w14:paraId="41D681CA" w14:textId="7A1E55FA" w:rsidR="0099739D" w:rsidRDefault="00744B44" w:rsidP="00103A97">
      <w:pPr>
        <w:pStyle w:val="Heading1Char"/>
        <w:numPr>
          <w:ilvl w:val="0"/>
          <w:numId w:val="5"/>
        </w:numPr>
        <w:spacing w:line="240" w:lineRule="auto"/>
      </w:pPr>
      <w:r>
        <w:t>n</w:t>
      </w:r>
      <w:r w:rsidR="0099739D">
        <w:t xml:space="preserve">etwork level authentication (NLA) – </w:t>
      </w:r>
      <w:r>
        <w:t>enabled</w:t>
      </w:r>
      <w:r w:rsidR="0099739D">
        <w:t xml:space="preserve"> by default in Windows </w:t>
      </w:r>
      <w:r w:rsidR="00F57A89">
        <w:t xml:space="preserve">Server </w:t>
      </w:r>
      <w:r w:rsidR="0099739D">
        <w:t>2012 R2</w:t>
      </w:r>
    </w:p>
    <w:p w14:paraId="30E96CA7" w14:textId="679A417A" w:rsidR="000B4E17" w:rsidRDefault="000B4E17" w:rsidP="00B550B8">
      <w:pPr>
        <w:pStyle w:val="Heading3"/>
      </w:pPr>
      <w:bookmarkStart w:id="6" w:name="_Toc94064002"/>
      <w:r>
        <w:t xml:space="preserve">PAM Security </w:t>
      </w:r>
      <w:r w:rsidR="00B550B8">
        <w:t>Configuration</w:t>
      </w:r>
      <w:r>
        <w:t>:</w:t>
      </w:r>
      <w:bookmarkEnd w:id="6"/>
    </w:p>
    <w:p w14:paraId="65A42FD0" w14:textId="270E56D0" w:rsidR="000B4E17" w:rsidRDefault="000B4E17" w:rsidP="00103A97">
      <w:pPr>
        <w:pStyle w:val="Heading1Char"/>
        <w:numPr>
          <w:ilvl w:val="0"/>
          <w:numId w:val="4"/>
        </w:numPr>
      </w:pPr>
      <w:r>
        <w:t>Hardened appliance</w:t>
      </w:r>
    </w:p>
    <w:p w14:paraId="6C25378F" w14:textId="1A43B88A" w:rsidR="000B4E17" w:rsidRDefault="000B4E17" w:rsidP="00103A97">
      <w:pPr>
        <w:pStyle w:val="Heading1Char"/>
        <w:numPr>
          <w:ilvl w:val="0"/>
          <w:numId w:val="4"/>
        </w:numPr>
      </w:pPr>
      <w:r>
        <w:t>MFA enabled</w:t>
      </w:r>
    </w:p>
    <w:p w14:paraId="330B52B6" w14:textId="55C13E91" w:rsidR="000B4E17" w:rsidRDefault="000D27C7" w:rsidP="00103A97">
      <w:pPr>
        <w:pStyle w:val="Heading1Char"/>
        <w:numPr>
          <w:ilvl w:val="0"/>
          <w:numId w:val="4"/>
        </w:numPr>
      </w:pPr>
      <w:r>
        <w:t>24</w:t>
      </w:r>
      <w:r w:rsidR="000871AA">
        <w:t>-</w:t>
      </w:r>
      <w:r>
        <w:t>hour p</w:t>
      </w:r>
      <w:r w:rsidR="000B4E17">
        <w:t>assword rotation</w:t>
      </w:r>
      <w:r w:rsidR="009A001A">
        <w:t xml:space="preserve"> </w:t>
      </w:r>
      <w:r w:rsidR="00917E60">
        <w:t>for</w:t>
      </w:r>
      <w:r w:rsidR="009A001A">
        <w:t xml:space="preserve"> </w:t>
      </w:r>
      <w:r w:rsidR="00917E60">
        <w:t xml:space="preserve">all </w:t>
      </w:r>
      <w:r w:rsidR="009A001A">
        <w:t>accounts configured on jump server</w:t>
      </w:r>
    </w:p>
    <w:p w14:paraId="7ECCD5FA" w14:textId="613C5530" w:rsidR="000B4E17" w:rsidRDefault="000B4E17" w:rsidP="00103A97">
      <w:pPr>
        <w:pStyle w:val="Heading1Char"/>
        <w:numPr>
          <w:ilvl w:val="0"/>
          <w:numId w:val="4"/>
        </w:numPr>
      </w:pPr>
      <w:r>
        <w:t xml:space="preserve">Audit trail </w:t>
      </w:r>
      <w:r w:rsidR="00917E60">
        <w:t>reporting</w:t>
      </w:r>
    </w:p>
    <w:p w14:paraId="629CF09F" w14:textId="453F94DD" w:rsidR="00A96F3B" w:rsidRDefault="00A96F3B" w:rsidP="00103A97">
      <w:pPr>
        <w:pStyle w:val="Heading1Char"/>
        <w:numPr>
          <w:ilvl w:val="0"/>
          <w:numId w:val="4"/>
        </w:numPr>
      </w:pPr>
      <w:r>
        <w:t xml:space="preserve">24/7 SOC </w:t>
      </w:r>
      <w:r w:rsidR="0067335D">
        <w:t>m</w:t>
      </w:r>
      <w:r>
        <w:t>onitoring</w:t>
      </w:r>
    </w:p>
    <w:p w14:paraId="2D8A943C" w14:textId="547DCED1" w:rsidR="000B4E17" w:rsidRDefault="000B4E17" w:rsidP="00103A97">
      <w:pPr>
        <w:pStyle w:val="Heading1Char"/>
        <w:numPr>
          <w:ilvl w:val="0"/>
          <w:numId w:val="4"/>
        </w:numPr>
      </w:pPr>
      <w:r>
        <w:t xml:space="preserve">DVR </w:t>
      </w:r>
      <w:r w:rsidR="0067335D">
        <w:t>s</w:t>
      </w:r>
      <w:r>
        <w:t xml:space="preserve">ession </w:t>
      </w:r>
      <w:r w:rsidR="0067335D">
        <w:t>r</w:t>
      </w:r>
      <w:r>
        <w:t>ecording</w:t>
      </w:r>
    </w:p>
    <w:p w14:paraId="3FA22E9C" w14:textId="664F2492" w:rsidR="00143EC5" w:rsidRDefault="00143EC5" w:rsidP="00103A97">
      <w:pPr>
        <w:pStyle w:val="Heading1Char"/>
        <w:numPr>
          <w:ilvl w:val="0"/>
          <w:numId w:val="4"/>
        </w:numPr>
      </w:pPr>
      <w:r>
        <w:t>Optional approval workflow for jump server access</w:t>
      </w:r>
      <w:r w:rsidR="009E5501">
        <w:t>.</w:t>
      </w:r>
    </w:p>
    <w:p w14:paraId="053ACF7B" w14:textId="08FAB043" w:rsidR="0040227A" w:rsidRDefault="0040227A" w:rsidP="00103A97">
      <w:pPr>
        <w:pStyle w:val="Heading1Char"/>
        <w:numPr>
          <w:ilvl w:val="1"/>
          <w:numId w:val="4"/>
        </w:numPr>
      </w:pPr>
      <w:r>
        <w:t>Note this is recommended</w:t>
      </w:r>
      <w:r w:rsidR="00766EF6">
        <w:t xml:space="preserve">, but </w:t>
      </w:r>
      <w:r>
        <w:t>at the plant’s discretion.</w:t>
      </w:r>
    </w:p>
    <w:p w14:paraId="629A2455" w14:textId="3B780B9E" w:rsidR="00736D74" w:rsidRPr="009D78BE" w:rsidRDefault="00771EEA" w:rsidP="00736D74">
      <w:r w:rsidRPr="00A40E0B">
        <w:rPr>
          <w:rStyle w:val="TableGrid"/>
        </w:rPr>
        <w:t>Reference:</w:t>
      </w:r>
      <w:r>
        <w:t xml:space="preserve"> s</w:t>
      </w:r>
      <w:r w:rsidR="00736D74">
        <w:t xml:space="preserve">ee appendix for </w:t>
      </w:r>
      <w:hyperlink w:anchor="_ICS_Remote_Access" w:history="1">
        <w:r w:rsidR="00736D74" w:rsidRPr="0004614C">
          <w:rPr>
            <w:rStyle w:val="Heading2Char"/>
          </w:rPr>
          <w:t>ICS remote access design</w:t>
        </w:r>
      </w:hyperlink>
      <w:r w:rsidR="00736D74">
        <w:t xml:space="preserve"> diagram &amp; </w:t>
      </w:r>
      <w:hyperlink w:anchor="_FW_Rules_for" w:history="1">
        <w:r w:rsidR="00BA2571">
          <w:rPr>
            <w:rStyle w:val="Heading2Char"/>
          </w:rPr>
          <w:t>FW Rule Configurations</w:t>
        </w:r>
      </w:hyperlink>
      <w:r w:rsidR="00736D74">
        <w:t>.</w:t>
      </w:r>
    </w:p>
    <w:p w14:paraId="0855871D" w14:textId="77777777" w:rsidR="008F5499" w:rsidRPr="00513F1E" w:rsidRDefault="008F5499" w:rsidP="00103A97">
      <w:pPr>
        <w:pStyle w:val="Heading2"/>
        <w:numPr>
          <w:ilvl w:val="0"/>
          <w:numId w:val="1"/>
        </w:numPr>
        <w:spacing w:line="259" w:lineRule="auto"/>
        <w:ind w:left="360"/>
        <w:rPr>
          <w:b/>
        </w:rPr>
      </w:pPr>
      <w:bookmarkStart w:id="7" w:name="_Toc94064003"/>
      <w:r w:rsidRPr="00513F1E">
        <w:rPr>
          <w:b/>
        </w:rPr>
        <w:t>Anti-Virus</w:t>
      </w:r>
      <w:bookmarkEnd w:id="7"/>
      <w:r w:rsidRPr="00513F1E">
        <w:rPr>
          <w:b/>
        </w:rPr>
        <w:t xml:space="preserve"> </w:t>
      </w:r>
    </w:p>
    <w:p w14:paraId="542D0673" w14:textId="567E8419" w:rsidR="008F5499" w:rsidRDefault="008F5499" w:rsidP="008F5499">
      <w:r>
        <w:t>Used to provide anti-virus (AV) protection from the management server within the enterprise zone to servers and workstations within the manufacturing zone.</w:t>
      </w:r>
      <w:r w:rsidR="00305CF2">
        <w:t xml:space="preserve"> The anti-virus </w:t>
      </w:r>
      <w:r w:rsidR="00143EC5">
        <w:t>enterprise standard</w:t>
      </w:r>
      <w:r w:rsidR="00305CF2">
        <w:t xml:space="preserve"> is </w:t>
      </w:r>
      <w:r w:rsidR="00315524">
        <w:t>Elastic Endgame</w:t>
      </w:r>
      <w:r w:rsidR="00305CF2">
        <w:t>.</w:t>
      </w:r>
    </w:p>
    <w:p w14:paraId="3EAC6B65" w14:textId="33A33676" w:rsidR="008F5499" w:rsidRPr="00513F1E" w:rsidRDefault="008F5499" w:rsidP="00103A97">
      <w:pPr>
        <w:pStyle w:val="Heading2"/>
        <w:numPr>
          <w:ilvl w:val="0"/>
          <w:numId w:val="1"/>
        </w:numPr>
        <w:tabs>
          <w:tab w:val="left" w:pos="360"/>
        </w:tabs>
        <w:spacing w:line="259" w:lineRule="auto"/>
        <w:ind w:left="360"/>
        <w:rPr>
          <w:b/>
        </w:rPr>
      </w:pPr>
      <w:bookmarkStart w:id="8" w:name="_Toc94064004"/>
      <w:r w:rsidRPr="00513F1E">
        <w:rPr>
          <w:b/>
        </w:rPr>
        <w:t>Log Collection/Monitoring</w:t>
      </w:r>
      <w:bookmarkEnd w:id="8"/>
    </w:p>
    <w:p w14:paraId="77A0C9D8" w14:textId="3C9F8CAD" w:rsidR="008F5499" w:rsidRDefault="008F5499" w:rsidP="008F5499">
      <w:r>
        <w:t>Used to collect and monitor logs via our security operations center (SOC) through SecureWorks. Monitored devices should be the following, but not limited to:</w:t>
      </w:r>
    </w:p>
    <w:p w14:paraId="6E6C6099" w14:textId="77777777" w:rsidR="008F5499" w:rsidRDefault="008F5499" w:rsidP="00103A97">
      <w:pPr>
        <w:pStyle w:val="Heading1Char"/>
        <w:numPr>
          <w:ilvl w:val="0"/>
          <w:numId w:val="6"/>
        </w:numPr>
        <w:spacing w:after="160" w:line="259" w:lineRule="auto"/>
      </w:pPr>
      <w:r>
        <w:lastRenderedPageBreak/>
        <w:t>Firewalls</w:t>
      </w:r>
    </w:p>
    <w:p w14:paraId="4EC2B49C" w14:textId="77777777" w:rsidR="008F5499" w:rsidRDefault="008F5499" w:rsidP="00103A97">
      <w:pPr>
        <w:pStyle w:val="Heading1Char"/>
        <w:numPr>
          <w:ilvl w:val="0"/>
          <w:numId w:val="6"/>
        </w:numPr>
        <w:spacing w:after="160" w:line="259" w:lineRule="auto"/>
      </w:pPr>
      <w:r>
        <w:t>Switches</w:t>
      </w:r>
    </w:p>
    <w:p w14:paraId="1E979539" w14:textId="7020CB15" w:rsidR="008F5499" w:rsidRDefault="008F5499" w:rsidP="00103A97">
      <w:pPr>
        <w:pStyle w:val="Heading1Char"/>
        <w:numPr>
          <w:ilvl w:val="0"/>
          <w:numId w:val="6"/>
        </w:numPr>
        <w:spacing w:after="160" w:line="259" w:lineRule="auto"/>
      </w:pPr>
      <w:r>
        <w:t>Critical servers/workstations</w:t>
      </w:r>
    </w:p>
    <w:p w14:paraId="64F663AE" w14:textId="0CA02231" w:rsidR="00F92F43" w:rsidRDefault="00F92F43" w:rsidP="00103A97">
      <w:pPr>
        <w:pStyle w:val="Heading1Char"/>
        <w:numPr>
          <w:ilvl w:val="0"/>
          <w:numId w:val="6"/>
        </w:numPr>
        <w:spacing w:after="160" w:line="259" w:lineRule="auto"/>
      </w:pPr>
      <w:r>
        <w:t>HMIs (where applicable)</w:t>
      </w:r>
    </w:p>
    <w:p w14:paraId="764C632D" w14:textId="4460A0AF" w:rsidR="00BA2571" w:rsidRDefault="00BA2571" w:rsidP="00BA2571">
      <w:r w:rsidRPr="00A40E0B">
        <w:rPr>
          <w:rStyle w:val="TableGrid"/>
        </w:rPr>
        <w:t>Network time protocol (NTP):</w:t>
      </w:r>
      <w:r>
        <w:t xml:space="preserve"> the NTP service on any device needs to be set to a standard configuration using: time.ecolab.com. This will ensure all logs use a standardized time server for proper log correlation and triage.</w:t>
      </w:r>
    </w:p>
    <w:p w14:paraId="3B855308" w14:textId="77777777" w:rsidR="00C07938" w:rsidRDefault="00C07938" w:rsidP="00C07938">
      <w:r w:rsidRPr="00513F1E">
        <w:rPr>
          <w:rStyle w:val="TableGrid"/>
        </w:rPr>
        <w:t>FW Log Monitoring</w:t>
      </w:r>
      <w:r>
        <w:rPr>
          <w:rStyle w:val="TableGrid"/>
        </w:rPr>
        <w:t>:</w:t>
      </w:r>
      <w:r>
        <w:t xml:space="preserve"> The firewall logs will be sent to Panorama and monitored via our Security Operations Center (SOC) through Ecolab’s managed service with SecureWorks. </w:t>
      </w:r>
    </w:p>
    <w:p w14:paraId="04CF2A29" w14:textId="77777777" w:rsidR="00C07938" w:rsidRDefault="00C07938" w:rsidP="00517C64">
      <w:r w:rsidRPr="00517C64">
        <w:t>Note</w:t>
      </w:r>
      <w:r>
        <w:t xml:space="preserve"> it is important to contact our Security Operations team to make sure they account for any new firewalls being deployed to reassure security monitoring.</w:t>
      </w:r>
    </w:p>
    <w:p w14:paraId="5EDF6728" w14:textId="259C466E" w:rsidR="00C07938" w:rsidRPr="00C07938" w:rsidRDefault="00C07938" w:rsidP="00C07938">
      <w:pPr>
        <w:rPr>
          <w:rStyle w:val="TableGrid"/>
        </w:rPr>
      </w:pPr>
      <w:r w:rsidRPr="00513F1E">
        <w:rPr>
          <w:rStyle w:val="TableGrid"/>
        </w:rPr>
        <w:t>FW Log Monitoring Validation:</w:t>
      </w:r>
      <w:r>
        <w:t xml:space="preserve"> Operations Security will need to validate the FW logs are being monitored via Ecolab’s Security Operations Center (SOC).</w:t>
      </w:r>
    </w:p>
    <w:p w14:paraId="3EDB1AE4" w14:textId="1E884E0F" w:rsidR="008F5499" w:rsidRDefault="00311DAB" w:rsidP="004B79A0">
      <w:r w:rsidRPr="00A40E0B">
        <w:rPr>
          <w:rStyle w:val="TableGrid"/>
        </w:rPr>
        <w:t>Windows Log Collection:</w:t>
      </w:r>
      <w:r>
        <w:t xml:space="preserve"> </w:t>
      </w:r>
      <w:proofErr w:type="gramStart"/>
      <w:r w:rsidR="00CB2846">
        <w:t>A</w:t>
      </w:r>
      <w:proofErr w:type="gramEnd"/>
      <w:r w:rsidR="00CB2846">
        <w:t xml:space="preserve"> </w:t>
      </w:r>
      <w:r w:rsidR="00E3077E">
        <w:t>Elastic Beat</w:t>
      </w:r>
      <w:r w:rsidR="00CB2846">
        <w:t xml:space="preserve"> can be used to capture windows logs </w:t>
      </w:r>
      <w:r w:rsidR="00E3077E">
        <w:t>t</w:t>
      </w:r>
      <w:r w:rsidR="00CB2846">
        <w:t xml:space="preserve">his way the logs can get </w:t>
      </w:r>
      <w:r>
        <w:t>to</w:t>
      </w:r>
      <w:r w:rsidR="00CB2846">
        <w:t xml:space="preserve"> </w:t>
      </w:r>
      <w:r w:rsidR="00E3077E">
        <w:t xml:space="preserve">the </w:t>
      </w:r>
      <w:r w:rsidR="00CB2846">
        <w:t>centralized log collector</w:t>
      </w:r>
      <w:r>
        <w:t xml:space="preserve"> without interruption.</w:t>
      </w:r>
    </w:p>
    <w:p w14:paraId="6082C373" w14:textId="68C099A1" w:rsidR="00311DAB" w:rsidRDefault="00AC32D0" w:rsidP="00E3077E">
      <w:r w:rsidRPr="00517C64">
        <w:t>Note:</w:t>
      </w:r>
      <w:r w:rsidRPr="00AC32D0">
        <w:t xml:space="preserve"> </w:t>
      </w:r>
      <w:r>
        <w:t xml:space="preserve">When </w:t>
      </w:r>
      <w:proofErr w:type="gramStart"/>
      <w:r>
        <w:t>possible</w:t>
      </w:r>
      <w:proofErr w:type="gramEnd"/>
      <w:r>
        <w:t xml:space="preserve"> TCP should be used over UDP.</w:t>
      </w:r>
    </w:p>
    <w:p w14:paraId="5580D26A" w14:textId="6A469F14" w:rsidR="00B84DB6" w:rsidRPr="00E3077E" w:rsidRDefault="00E3077E" w:rsidP="00E3077E">
      <w:r>
        <w:rPr>
          <w:rStyle w:val="TableGrid"/>
        </w:rPr>
        <w:t>Elastic Beat</w:t>
      </w:r>
      <w:r w:rsidR="00B84DB6" w:rsidRPr="00A40E0B">
        <w:rPr>
          <w:rStyle w:val="TableGrid"/>
        </w:rPr>
        <w:t xml:space="preserve"> Installation:</w:t>
      </w:r>
      <w:r w:rsidR="00B84DB6">
        <w:t xml:space="preserve">  </w:t>
      </w:r>
      <w:r w:rsidR="00B84DB6" w:rsidRPr="00E3077E">
        <w:t>Contact Security Operations team for agent.</w:t>
      </w:r>
    </w:p>
    <w:p w14:paraId="49B59E5F" w14:textId="2E310911" w:rsidR="00C24BF2" w:rsidRPr="007A2B50" w:rsidRDefault="00B84DB6" w:rsidP="008F5499">
      <w:r w:rsidRPr="00A40E0B">
        <w:rPr>
          <w:rStyle w:val="TableGrid"/>
        </w:rPr>
        <w:t>Validation Steps:</w:t>
      </w:r>
      <w:r>
        <w:t xml:space="preserve"> Operations Security will need to validate the agent is sending logs to Ecolab’s </w:t>
      </w:r>
      <w:ins w:id="9" w:author="Hidlebaugh, Stephen" w:date="2019-08-21T13:56:00Z">
        <w:r w:rsidR="004F063E">
          <w:t>centralized log collect</w:t>
        </w:r>
        <w:r w:rsidR="00774561">
          <w:t>or</w:t>
        </w:r>
      </w:ins>
      <w:r>
        <w:t xml:space="preserve"> after the firewall has been put in place. </w:t>
      </w:r>
      <w:r>
        <w:tab/>
      </w:r>
    </w:p>
    <w:p w14:paraId="76A37FE1" w14:textId="6BE73DBA" w:rsidR="008F5499" w:rsidRDefault="00311DAB" w:rsidP="008F5499">
      <w:r w:rsidRPr="00A40E0B">
        <w:rPr>
          <w:rStyle w:val="TableGrid"/>
        </w:rPr>
        <w:t>Log Retention:</w:t>
      </w:r>
      <w:r>
        <w:t xml:space="preserve"> </w:t>
      </w:r>
      <w:r w:rsidR="008F5499">
        <w:t xml:space="preserve">The collection of logs will have a set log retention to further aid in investigations conducted by our incident response (IR) team. </w:t>
      </w:r>
      <w:r w:rsidR="00AC32D0">
        <w:t xml:space="preserve"> </w:t>
      </w:r>
    </w:p>
    <w:p w14:paraId="0732D8C4" w14:textId="22D6BEA7" w:rsidR="008F5499" w:rsidRPr="00513F1E" w:rsidRDefault="008F5499" w:rsidP="00103A97">
      <w:pPr>
        <w:pStyle w:val="Heading2"/>
        <w:numPr>
          <w:ilvl w:val="0"/>
          <w:numId w:val="1"/>
        </w:numPr>
        <w:spacing w:line="259" w:lineRule="auto"/>
        <w:ind w:left="360"/>
        <w:rPr>
          <w:b/>
        </w:rPr>
      </w:pPr>
      <w:bookmarkStart w:id="10" w:name="_Toc94064005"/>
      <w:r w:rsidRPr="00513F1E">
        <w:rPr>
          <w:b/>
        </w:rPr>
        <w:t>Historian Server</w:t>
      </w:r>
      <w:r w:rsidR="00F96225">
        <w:rPr>
          <w:b/>
        </w:rPr>
        <w:t xml:space="preserve"> Segmented</w:t>
      </w:r>
      <w:bookmarkEnd w:id="10"/>
    </w:p>
    <w:p w14:paraId="44B28DD3" w14:textId="29103633" w:rsidR="008F5499" w:rsidRDefault="008F5499" w:rsidP="008F5499">
      <w:r>
        <w:t xml:space="preserve">Used to transfer or collect telemetry from the manufacturing zone to the enterprise zone. The historian typically has interfaces that collects the telemetry within the manufacturing zone and forwards this information to a historian server within the </w:t>
      </w:r>
      <w:r w:rsidR="00AC32D0">
        <w:t xml:space="preserve">DMZ and then to </w:t>
      </w:r>
      <w:r>
        <w:t>enterprise zone. This is done via a unidirectional firewall rule. It is important that the historian</w:t>
      </w:r>
      <w:r w:rsidR="00AC32D0">
        <w:t xml:space="preserve"> servers within the enterprise, </w:t>
      </w:r>
      <w:proofErr w:type="spellStart"/>
      <w:r w:rsidR="00AC32D0">
        <w:t>dmz</w:t>
      </w:r>
      <w:proofErr w:type="spellEnd"/>
      <w:r w:rsidR="00AC32D0">
        <w:t xml:space="preserve"> &amp;</w:t>
      </w:r>
      <w:r>
        <w:t xml:space="preserve"> manufacturing zone stay patched from </w:t>
      </w:r>
      <w:r w:rsidR="00580261">
        <w:t>both an</w:t>
      </w:r>
      <w:r>
        <w:t xml:space="preserve"> operating system</w:t>
      </w:r>
      <w:r w:rsidR="00580261">
        <w:t xml:space="preserve"> &amp; application</w:t>
      </w:r>
      <w:r>
        <w:t xml:space="preserve"> perspective</w:t>
      </w:r>
      <w:r w:rsidR="00580261">
        <w:t>.</w:t>
      </w:r>
      <w:r>
        <w:t xml:space="preserve"> </w:t>
      </w:r>
    </w:p>
    <w:p w14:paraId="10F7C174" w14:textId="7DE2674D" w:rsidR="008F5499" w:rsidRPr="00513F1E" w:rsidRDefault="00E3077E" w:rsidP="00103A97">
      <w:pPr>
        <w:pStyle w:val="Heading2"/>
        <w:numPr>
          <w:ilvl w:val="0"/>
          <w:numId w:val="1"/>
        </w:numPr>
        <w:spacing w:line="259" w:lineRule="auto"/>
        <w:ind w:left="360"/>
        <w:rPr>
          <w:b/>
        </w:rPr>
      </w:pPr>
      <w:bookmarkStart w:id="11" w:name="_Toc94064006"/>
      <w:r>
        <w:rPr>
          <w:b/>
        </w:rPr>
        <w:t>V</w:t>
      </w:r>
      <w:ins w:id="12" w:author="Hidlebaugh, Stephen" w:date="2019-08-21T14:24:00Z">
        <w:r w:rsidR="00F625AD">
          <w:rPr>
            <w:b/>
          </w:rPr>
          <w:t>ulnerability &amp;</w:t>
        </w:r>
        <w:r w:rsidR="00F625AD" w:rsidRPr="00513F1E">
          <w:rPr>
            <w:b/>
          </w:rPr>
          <w:t xml:space="preserve"> </w:t>
        </w:r>
      </w:ins>
      <w:r w:rsidR="008F5499" w:rsidRPr="00513F1E">
        <w:rPr>
          <w:b/>
        </w:rPr>
        <w:t>Patch Management</w:t>
      </w:r>
      <w:bookmarkEnd w:id="11"/>
    </w:p>
    <w:p w14:paraId="73D8D0D5" w14:textId="10C113DA" w:rsidR="00B152F9" w:rsidRDefault="00272291" w:rsidP="00D55976">
      <w:pPr>
        <w:rPr>
          <w:ins w:id="13" w:author="Hidlebaugh, Stephen" w:date="2019-08-21T14:27:00Z"/>
        </w:rPr>
      </w:pPr>
      <w:ins w:id="14" w:author="Hidlebaugh, Stephen" w:date="2019-08-21T14:25:00Z">
        <w:r>
          <w:t xml:space="preserve">Ecolab Global </w:t>
        </w:r>
      </w:ins>
      <w:ins w:id="15" w:author="Hidlebaugh, Stephen" w:date="2019-08-21T14:30:00Z">
        <w:r w:rsidR="00D12A03">
          <w:t xml:space="preserve">GRC </w:t>
        </w:r>
      </w:ins>
      <w:ins w:id="16" w:author="Hidlebaugh, Stephen" w:date="2019-08-21T14:25:00Z">
        <w:r>
          <w:t xml:space="preserve">Information Security can provide a Qualys agent to be installed on compatible devices within the manufacturing or DMZ zone with routine reporting to plant personnel on security vulnerabilities deemed low, </w:t>
        </w:r>
        <w:proofErr w:type="gramStart"/>
        <w:r>
          <w:t>medium</w:t>
        </w:r>
        <w:proofErr w:type="gramEnd"/>
        <w:r>
          <w:t xml:space="preserve"> or high as well as security configuration issues identified. </w:t>
        </w:r>
      </w:ins>
    </w:p>
    <w:p w14:paraId="36D0F862" w14:textId="3C1919D0" w:rsidR="00ED3C4C" w:rsidRDefault="00ED3C4C" w:rsidP="00ED3C4C">
      <w:pPr>
        <w:rPr>
          <w:ins w:id="17" w:author="Hidlebaugh, Stephen" w:date="2019-08-21T14:32:00Z"/>
        </w:rPr>
      </w:pPr>
      <w:ins w:id="18" w:author="Hidlebaugh, Stephen" w:date="2019-08-21T14:32:00Z">
        <w:r w:rsidRPr="00A40E0B">
          <w:rPr>
            <w:rStyle w:val="TableGrid"/>
          </w:rPr>
          <w:lastRenderedPageBreak/>
          <w:t>Validation:</w:t>
        </w:r>
        <w:r>
          <w:t xml:space="preserve"> Project </w:t>
        </w:r>
      </w:ins>
      <w:ins w:id="19" w:author="Hidlebaugh, Stephen" w:date="2019-08-21T14:34:00Z">
        <w:r w:rsidR="00A376AC">
          <w:t xml:space="preserve">team </w:t>
        </w:r>
      </w:ins>
      <w:ins w:id="20" w:author="Hidlebaugh, Stephen" w:date="2019-08-21T14:32:00Z">
        <w:r>
          <w:t xml:space="preserve">resource </w:t>
        </w:r>
      </w:ins>
      <w:ins w:id="21" w:author="Hidlebaugh, Stephen" w:date="2019-08-21T14:33:00Z">
        <w:r w:rsidR="003D559E">
          <w:t>to confirm with GRC Information Security</w:t>
        </w:r>
      </w:ins>
      <w:ins w:id="22" w:author="Hidlebaugh, Stephen" w:date="2019-08-21T14:32:00Z">
        <w:r>
          <w:t xml:space="preserve"> team to validate </w:t>
        </w:r>
      </w:ins>
      <w:ins w:id="23" w:author="Hidlebaugh, Stephen" w:date="2019-08-21T14:33:00Z">
        <w:r w:rsidR="003D559E">
          <w:t xml:space="preserve">agent is reporting </w:t>
        </w:r>
        <w:r w:rsidR="00A376AC">
          <w:t xml:space="preserve">in correctly </w:t>
        </w:r>
      </w:ins>
      <w:ins w:id="24" w:author="Hidlebaugh, Stephen" w:date="2019-08-21T14:32:00Z">
        <w:r>
          <w:t>after firewall has been put in place.</w:t>
        </w:r>
      </w:ins>
    </w:p>
    <w:p w14:paraId="6E1D765F" w14:textId="77777777" w:rsidR="00AC4F27" w:rsidRDefault="00AC4F27" w:rsidP="00D55976">
      <w:pPr>
        <w:rPr>
          <w:ins w:id="25" w:author="Hidlebaugh, Stephen" w:date="2019-08-21T14:25:00Z"/>
        </w:rPr>
      </w:pPr>
    </w:p>
    <w:p w14:paraId="0DA0335A" w14:textId="63572EE8" w:rsidR="00D55976" w:rsidRDefault="00FE7832" w:rsidP="00D55976">
      <w:r w:rsidRPr="00FE7832">
        <w:t>Windows Server Update Services</w:t>
      </w:r>
      <w:r w:rsidR="007A2B50">
        <w:t xml:space="preserve"> (WSUS)</w:t>
      </w:r>
      <w:r>
        <w:t xml:space="preserve"> </w:t>
      </w:r>
      <w:ins w:id="26" w:author="Hidlebaugh, Stephen" w:date="2019-08-21T14:25:00Z">
        <w:r w:rsidR="00B152F9">
          <w:t xml:space="preserve">can be </w:t>
        </w:r>
      </w:ins>
      <w:r>
        <w:t>u</w:t>
      </w:r>
      <w:r w:rsidR="008F5499">
        <w:t xml:space="preserve">sed to patch all window servers/workstations within the </w:t>
      </w:r>
      <w:r w:rsidR="007A2B50">
        <w:t xml:space="preserve">DMZ &amp; </w:t>
      </w:r>
      <w:r w:rsidR="008F5499">
        <w:t xml:space="preserve">manufacturing zone. </w:t>
      </w:r>
      <w:r w:rsidR="007A2B50">
        <w:t>For the DMZ servers (jump server) updates will automatically be pushed via our patching cycle</w:t>
      </w:r>
      <w:r w:rsidR="001B592F">
        <w:t xml:space="preserve"> managed by IT</w:t>
      </w:r>
      <w:r w:rsidR="007A2B50">
        <w:t>. For manufacturing windows devices, updates can be advertised</w:t>
      </w:r>
      <w:r w:rsidR="001B592F">
        <w:t xml:space="preserve"> via WSUS</w:t>
      </w:r>
      <w:r w:rsidR="007A2B50">
        <w:t>, but not enforced</w:t>
      </w:r>
      <w:r w:rsidR="001B592F">
        <w:t xml:space="preserve"> </w:t>
      </w:r>
      <w:r w:rsidR="007A2B50">
        <w:t xml:space="preserve">because of </w:t>
      </w:r>
      <w:r w:rsidR="001B592F">
        <w:t>compatibility</w:t>
      </w:r>
      <w:r w:rsidR="007A2B50">
        <w:t xml:space="preserve"> with control software</w:t>
      </w:r>
      <w:r w:rsidR="001B592F">
        <w:t xml:space="preserve">. This means it is </w:t>
      </w:r>
      <w:r w:rsidR="008F5499">
        <w:t>the plant personnel responsibility to stay up to d</w:t>
      </w:r>
      <w:r w:rsidR="00580261">
        <w:t>ate on windo</w:t>
      </w:r>
      <w:r w:rsidR="00FD5CA0">
        <w:t>ws security patches</w:t>
      </w:r>
      <w:r w:rsidR="001B592F">
        <w:t xml:space="preserve"> in conjunction with vendor support. </w:t>
      </w:r>
    </w:p>
    <w:p w14:paraId="03955F88" w14:textId="22AF5D90" w:rsidR="00FE7832" w:rsidRDefault="00A40E0B" w:rsidP="00D55976">
      <w:r w:rsidRPr="00A40E0B">
        <w:rPr>
          <w:rStyle w:val="TableGrid"/>
        </w:rPr>
        <w:t>Reference:</w:t>
      </w:r>
      <w:r>
        <w:t xml:space="preserve"> s</w:t>
      </w:r>
      <w:r w:rsidR="0004614C">
        <w:t xml:space="preserve">ee appendix for </w:t>
      </w:r>
      <w:hyperlink w:anchor="_ICS_Reference_Architecture" w:history="1">
        <w:r w:rsidR="0004614C" w:rsidRPr="0004614C">
          <w:rPr>
            <w:rStyle w:val="Heading2Char"/>
          </w:rPr>
          <w:t>ICS Reference Architecture Design</w:t>
        </w:r>
      </w:hyperlink>
      <w:r w:rsidR="008D458F">
        <w:t>.</w:t>
      </w:r>
    </w:p>
    <w:p w14:paraId="0F63B9D8" w14:textId="4F1D7521" w:rsidR="00C8411F" w:rsidRDefault="00C8411F" w:rsidP="00D55976">
      <w:r w:rsidRPr="00A40E0B">
        <w:rPr>
          <w:rStyle w:val="TableGrid"/>
        </w:rPr>
        <w:t>Validation:</w:t>
      </w:r>
      <w:r>
        <w:t xml:space="preserve"> Project resource from</w:t>
      </w:r>
      <w:r w:rsidR="00FB2DE6">
        <w:t xml:space="preserve"> IT </w:t>
      </w:r>
      <w:r>
        <w:t>infrastructure team to validate updates are being received after firewall has been put in place.</w:t>
      </w:r>
    </w:p>
    <w:p w14:paraId="29F10984" w14:textId="48EFF8EB" w:rsidR="008F5499" w:rsidRPr="00513F1E" w:rsidRDefault="008F5499" w:rsidP="00103A97">
      <w:pPr>
        <w:pStyle w:val="Heading2"/>
        <w:numPr>
          <w:ilvl w:val="0"/>
          <w:numId w:val="1"/>
        </w:numPr>
        <w:spacing w:line="259" w:lineRule="auto"/>
        <w:ind w:left="360"/>
        <w:rPr>
          <w:b/>
        </w:rPr>
      </w:pPr>
      <w:bookmarkStart w:id="27" w:name="_Toc94064007"/>
      <w:r w:rsidRPr="00513F1E">
        <w:rPr>
          <w:b/>
        </w:rPr>
        <w:t xml:space="preserve">Manufacturing </w:t>
      </w:r>
      <w:r w:rsidR="00D53F6D" w:rsidRPr="00513F1E">
        <w:rPr>
          <w:b/>
        </w:rPr>
        <w:t>Access Management</w:t>
      </w:r>
      <w:bookmarkEnd w:id="27"/>
    </w:p>
    <w:p w14:paraId="4D68BE94" w14:textId="38DF8317" w:rsidR="009D11E3" w:rsidRDefault="008F5499" w:rsidP="008F5499">
      <w:r>
        <w:t>Used to provide an identity</w:t>
      </w:r>
      <w:r w:rsidR="00D53F6D">
        <w:t xml:space="preserve"> to enforce the concept of authentication, authorization &amp; accounting</w:t>
      </w:r>
      <w:r>
        <w:t xml:space="preserve"> within the manufacturing zone that is separate from the </w:t>
      </w:r>
      <w:r w:rsidR="008B5471">
        <w:t>user’s</w:t>
      </w:r>
      <w:r>
        <w:t xml:space="preserve"> </w:t>
      </w:r>
      <w:r w:rsidR="008B5471">
        <w:t xml:space="preserve">identity within the </w:t>
      </w:r>
      <w:r>
        <w:t xml:space="preserve">enterprise </w:t>
      </w:r>
      <w:r w:rsidR="008B5471">
        <w:t>zone.</w:t>
      </w:r>
      <w:r>
        <w:t xml:space="preserve"> </w:t>
      </w:r>
      <w:r w:rsidR="008B5471">
        <w:t xml:space="preserve">It is the responsibility of the plant personnel to create &amp; manage the manufacturing identity. </w:t>
      </w:r>
      <w:r>
        <w:t>Plants c</w:t>
      </w:r>
      <w:r w:rsidRPr="00033B40">
        <w:t xml:space="preserve">an use </w:t>
      </w:r>
      <w:r w:rsidR="007B0B15">
        <w:t xml:space="preserve">the recommended </w:t>
      </w:r>
      <w:r w:rsidRPr="00033B40">
        <w:t>active directory domain for central</w:t>
      </w:r>
      <w:r w:rsidR="00D53F6D">
        <w:t>ized access management</w:t>
      </w:r>
      <w:r w:rsidRPr="00033B40">
        <w:t xml:space="preserve"> </w:t>
      </w:r>
      <w:r w:rsidR="00D53F6D">
        <w:t xml:space="preserve">and </w:t>
      </w:r>
      <w:r w:rsidRPr="00033B40">
        <w:t>computer group policy management</w:t>
      </w:r>
      <w:r>
        <w:t xml:space="preserve">. </w:t>
      </w:r>
      <w:r w:rsidR="008B5471">
        <w:t>Alternatively, l</w:t>
      </w:r>
      <w:r w:rsidRPr="00033B40">
        <w:t xml:space="preserve">ocal accounts can be used, but must be unique and </w:t>
      </w:r>
      <w:r>
        <w:t>must follow the ICS cyber security checklist as well as be in compliant with Global Information Security’s policies and standards.</w:t>
      </w:r>
    </w:p>
    <w:p w14:paraId="71B4E836" w14:textId="1690FDA8" w:rsidR="008D458F" w:rsidRDefault="00A40E0B" w:rsidP="008F5499">
      <w:r w:rsidRPr="00A40E0B">
        <w:rPr>
          <w:rStyle w:val="TableGrid"/>
        </w:rPr>
        <w:t>Reference:</w:t>
      </w:r>
      <w:r>
        <w:t xml:space="preserve"> s</w:t>
      </w:r>
      <w:r w:rsidR="008D458F">
        <w:t xml:space="preserve">ee appendix for </w:t>
      </w:r>
      <w:hyperlink w:anchor="_ICS_Reference_Architecture" w:history="1">
        <w:r w:rsidR="008D458F" w:rsidRPr="0004614C">
          <w:rPr>
            <w:rStyle w:val="Heading2Char"/>
          </w:rPr>
          <w:t>ICS Reference Architecture Design</w:t>
        </w:r>
      </w:hyperlink>
      <w:r w:rsidR="008D458F">
        <w:t>.</w:t>
      </w:r>
    </w:p>
    <w:p w14:paraId="641A07DD" w14:textId="07957D0C" w:rsidR="009D11E3" w:rsidRPr="009D11E3" w:rsidRDefault="009D11E3" w:rsidP="009D11E3">
      <w:pPr>
        <w:pStyle w:val="Heading1"/>
      </w:pPr>
      <w:bookmarkStart w:id="28" w:name="_Toc94064008"/>
      <w:r>
        <w:lastRenderedPageBreak/>
        <w:t>APPENDIX</w:t>
      </w:r>
      <w:r w:rsidR="00646CAA">
        <w:t>:</w:t>
      </w:r>
      <w:bookmarkEnd w:id="28"/>
    </w:p>
    <w:p w14:paraId="288172D6" w14:textId="0C3BE766" w:rsidR="009D11E3" w:rsidRDefault="009D11E3" w:rsidP="00646CAA">
      <w:pPr>
        <w:pStyle w:val="Heading2"/>
        <w:rPr>
          <w:ins w:id="29" w:author="Hidlebaugh, Stephen" w:date="2019-08-21T14:49:00Z"/>
        </w:rPr>
      </w:pPr>
      <w:bookmarkStart w:id="30" w:name="_ICS_Reference_Architecture"/>
      <w:bookmarkStart w:id="31" w:name="_Toc94064009"/>
      <w:bookmarkEnd w:id="30"/>
      <w:r>
        <w:t>ICS Reference Architecture Design</w:t>
      </w:r>
      <w:bookmarkEnd w:id="31"/>
    </w:p>
    <w:p w14:paraId="7128E7D4" w14:textId="090B93A8" w:rsidR="00A26A0C" w:rsidRPr="00A26A0C" w:rsidRDefault="00D85697" w:rsidP="006F2390">
      <w:r w:rsidRPr="00D85697">
        <w:drawing>
          <wp:inline distT="0" distB="0" distL="0" distR="0" wp14:anchorId="1C2C4530" wp14:editId="3D465F27">
            <wp:extent cx="5943600" cy="4560570"/>
            <wp:effectExtent l="0" t="0" r="0" b="0"/>
            <wp:docPr id="5" name="Picture 4">
              <a:extLst xmlns:a="http://schemas.openxmlformats.org/drawingml/2006/main">
                <a:ext uri="{FF2B5EF4-FFF2-40B4-BE49-F238E27FC236}">
                  <a16:creationId xmlns:a16="http://schemas.microsoft.com/office/drawing/2014/main" id="{937274F6-CC1B-4CA2-821B-4BE43F6F8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7274F6-CC1B-4CA2-821B-4BE43F6F8530}"/>
                        </a:ext>
                      </a:extLst>
                    </pic:cNvPr>
                    <pic:cNvPicPr>
                      <a:picLocks noChangeAspect="1"/>
                    </pic:cNvPicPr>
                  </pic:nvPicPr>
                  <pic:blipFill>
                    <a:blip r:embed="rId9"/>
                    <a:stretch>
                      <a:fillRect/>
                    </a:stretch>
                  </pic:blipFill>
                  <pic:spPr>
                    <a:xfrm>
                      <a:off x="0" y="0"/>
                      <a:ext cx="5943600" cy="4560570"/>
                    </a:xfrm>
                    <a:prstGeom prst="rect">
                      <a:avLst/>
                    </a:prstGeom>
                  </pic:spPr>
                </pic:pic>
              </a:graphicData>
            </a:graphic>
          </wp:inline>
        </w:drawing>
      </w:r>
    </w:p>
    <w:p w14:paraId="2AF55D3D" w14:textId="03ADA96E" w:rsidR="0022714F" w:rsidRPr="00B15117" w:rsidRDefault="0022714F" w:rsidP="0022714F">
      <w:pPr>
        <w:ind w:left="-810"/>
        <w:jc w:val="center"/>
        <w:rPr>
          <w:lang w:eastAsia="en-US"/>
        </w:rPr>
      </w:pPr>
    </w:p>
    <w:p w14:paraId="3D796EE9" w14:textId="1E18126A" w:rsidR="00CE5045" w:rsidRDefault="00736D74" w:rsidP="003B788C">
      <w:pPr>
        <w:pStyle w:val="Heading2"/>
      </w:pPr>
      <w:bookmarkStart w:id="32" w:name="_ICS_Remote_Access"/>
      <w:bookmarkStart w:id="33" w:name="_Toc94064010"/>
      <w:bookmarkEnd w:id="32"/>
      <w:r>
        <w:lastRenderedPageBreak/>
        <w:t>ICS Remote Access Design:</w:t>
      </w:r>
      <w:bookmarkEnd w:id="33"/>
    </w:p>
    <w:p w14:paraId="6524DD47" w14:textId="31BB79C8" w:rsidR="00CE5045" w:rsidRDefault="00736D74" w:rsidP="00736D74">
      <w:r>
        <w:rPr>
          <w:noProof/>
        </w:rPr>
        <w:drawing>
          <wp:inline distT="0" distB="0" distL="0" distR="0" wp14:anchorId="1126E4D3" wp14:editId="4F70B423">
            <wp:extent cx="5943600" cy="3383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3915"/>
                    </a:xfrm>
                    <a:prstGeom prst="rect">
                      <a:avLst/>
                    </a:prstGeom>
                  </pic:spPr>
                </pic:pic>
              </a:graphicData>
            </a:graphic>
          </wp:inline>
        </w:drawing>
      </w:r>
    </w:p>
    <w:p w14:paraId="5FCC1585" w14:textId="3261BB43" w:rsidR="00C72024" w:rsidRDefault="00345A7F" w:rsidP="003B788C">
      <w:pPr>
        <w:pStyle w:val="Heading2"/>
      </w:pPr>
      <w:bookmarkStart w:id="34" w:name="_FW_Rules_for"/>
      <w:bookmarkStart w:id="35" w:name="_FW_Rule_Configurations:"/>
      <w:bookmarkStart w:id="36" w:name="_Hlk527551229"/>
      <w:bookmarkStart w:id="37" w:name="_Toc94064011"/>
      <w:bookmarkEnd w:id="34"/>
      <w:bookmarkEnd w:id="35"/>
      <w:r>
        <w:t>FW Rul</w:t>
      </w:r>
      <w:r w:rsidR="00C72024">
        <w:t>e Configurations:</w:t>
      </w:r>
      <w:bookmarkEnd w:id="37"/>
    </w:p>
    <w:bookmarkEnd w:id="36"/>
    <w:p w14:paraId="3C4E7D1A" w14:textId="77777777" w:rsidR="00517C64" w:rsidRDefault="00517C64" w:rsidP="00517C64">
      <w:pPr>
        <w:pStyle w:val="Heading2"/>
      </w:pPr>
    </w:p>
    <w:p w14:paraId="6491EF27" w14:textId="74B653B7" w:rsidR="001D4133" w:rsidRDefault="001D4133">
      <w:r>
        <w:br w:type="page"/>
      </w:r>
    </w:p>
    <w:p w14:paraId="4669FE3E" w14:textId="77777777" w:rsidR="00AC2034" w:rsidRDefault="00AC2034" w:rsidP="00B35A38">
      <w:pPr>
        <w:spacing w:after="0" w:line="240" w:lineRule="auto"/>
        <w:rPr>
          <w:rFonts w:ascii="Calibri" w:eastAsia="Times New Roman" w:hAnsi="Calibri" w:cs="Calibri"/>
          <w:lang w:val="de-CH" w:eastAsia="de-CH"/>
        </w:rPr>
        <w:sectPr w:rsidR="00AC2034" w:rsidSect="00E52183">
          <w:headerReference w:type="default" r:id="rId11"/>
          <w:footerReference w:type="default" r:id="rId12"/>
          <w:pgSz w:w="12240" w:h="15840"/>
          <w:pgMar w:top="1440" w:right="1440" w:bottom="1440" w:left="1440" w:header="720" w:footer="720" w:gutter="0"/>
          <w:cols w:space="720"/>
          <w:docGrid w:linePitch="360"/>
        </w:sectPr>
      </w:pPr>
    </w:p>
    <w:tbl>
      <w:tblPr>
        <w:tblW w:w="15479" w:type="dxa"/>
        <w:tblCellMar>
          <w:left w:w="70" w:type="dxa"/>
          <w:right w:w="70" w:type="dxa"/>
        </w:tblCellMar>
        <w:tblLook w:val="04A0" w:firstRow="1" w:lastRow="0" w:firstColumn="1" w:lastColumn="0" w:noHBand="0" w:noVBand="1"/>
      </w:tblPr>
      <w:tblGrid>
        <w:gridCol w:w="3220"/>
        <w:gridCol w:w="1520"/>
        <w:gridCol w:w="2031"/>
        <w:gridCol w:w="1460"/>
        <w:gridCol w:w="2661"/>
        <w:gridCol w:w="2054"/>
        <w:gridCol w:w="1729"/>
        <w:gridCol w:w="1134"/>
      </w:tblGrid>
      <w:tr w:rsidR="00AC2034" w:rsidRPr="00AC2034" w14:paraId="52E5D380" w14:textId="77777777" w:rsidTr="00AC2034">
        <w:trPr>
          <w:trHeight w:val="300"/>
        </w:trPr>
        <w:tc>
          <w:tcPr>
            <w:tcW w:w="3220" w:type="dxa"/>
            <w:tcBorders>
              <w:top w:val="single" w:sz="4" w:space="0" w:color="4472C4"/>
              <w:left w:val="nil"/>
              <w:bottom w:val="single" w:sz="4" w:space="0" w:color="4472C4"/>
              <w:right w:val="nil"/>
            </w:tcBorders>
            <w:shd w:val="clear" w:color="auto" w:fill="auto"/>
            <w:noWrap/>
            <w:vAlign w:val="center"/>
            <w:hideMark/>
          </w:tcPr>
          <w:p w14:paraId="2A88C45B" w14:textId="77777777" w:rsidR="00AC2034" w:rsidRPr="00AC2034" w:rsidRDefault="00AC2034" w:rsidP="00AC2034">
            <w:pPr>
              <w:spacing w:after="0" w:line="240" w:lineRule="auto"/>
              <w:rPr>
                <w:rFonts w:ascii="Calibri" w:eastAsia="Times New Roman" w:hAnsi="Calibri" w:cs="Calibri"/>
                <w:b/>
                <w:bCs/>
                <w:lang w:val="de-CH" w:eastAsia="de-CH"/>
              </w:rPr>
            </w:pPr>
            <w:r w:rsidRPr="00AC2034">
              <w:rPr>
                <w:rFonts w:ascii="Calibri" w:eastAsia="Times New Roman" w:hAnsi="Calibri" w:cs="Calibri"/>
                <w:b/>
                <w:bCs/>
                <w:lang w:val="de-CH" w:eastAsia="de-CH"/>
              </w:rPr>
              <w:lastRenderedPageBreak/>
              <w:t>Name</w:t>
            </w:r>
          </w:p>
        </w:tc>
        <w:tc>
          <w:tcPr>
            <w:tcW w:w="1520" w:type="dxa"/>
            <w:tcBorders>
              <w:top w:val="single" w:sz="4" w:space="0" w:color="4472C4"/>
              <w:left w:val="nil"/>
              <w:bottom w:val="single" w:sz="4" w:space="0" w:color="4472C4"/>
              <w:right w:val="nil"/>
            </w:tcBorders>
            <w:shd w:val="clear" w:color="auto" w:fill="auto"/>
            <w:noWrap/>
            <w:vAlign w:val="center"/>
            <w:hideMark/>
          </w:tcPr>
          <w:p w14:paraId="5BE1A6EE" w14:textId="77777777" w:rsidR="00AC2034" w:rsidRPr="00AC2034" w:rsidRDefault="00AC2034" w:rsidP="00AC2034">
            <w:pPr>
              <w:spacing w:after="0" w:line="240" w:lineRule="auto"/>
              <w:rPr>
                <w:rFonts w:ascii="Calibri" w:eastAsia="Times New Roman" w:hAnsi="Calibri" w:cs="Calibri"/>
                <w:b/>
                <w:bCs/>
                <w:lang w:val="de-CH" w:eastAsia="de-CH"/>
              </w:rPr>
            </w:pPr>
            <w:r w:rsidRPr="00AC2034">
              <w:rPr>
                <w:rFonts w:ascii="Calibri" w:eastAsia="Times New Roman" w:hAnsi="Calibri" w:cs="Calibri"/>
                <w:b/>
                <w:bCs/>
                <w:lang w:val="de-CH" w:eastAsia="de-CH"/>
              </w:rPr>
              <w:t>Source Zone</w:t>
            </w:r>
          </w:p>
        </w:tc>
        <w:tc>
          <w:tcPr>
            <w:tcW w:w="1921" w:type="dxa"/>
            <w:tcBorders>
              <w:top w:val="single" w:sz="4" w:space="0" w:color="4472C4"/>
              <w:left w:val="nil"/>
              <w:bottom w:val="single" w:sz="4" w:space="0" w:color="4472C4"/>
              <w:right w:val="nil"/>
            </w:tcBorders>
            <w:shd w:val="clear" w:color="auto" w:fill="auto"/>
            <w:noWrap/>
            <w:vAlign w:val="center"/>
            <w:hideMark/>
          </w:tcPr>
          <w:p w14:paraId="7ACDEA6C" w14:textId="77777777" w:rsidR="00AC2034" w:rsidRPr="00AC2034" w:rsidRDefault="00AC2034" w:rsidP="00AC2034">
            <w:pPr>
              <w:spacing w:after="0" w:line="240" w:lineRule="auto"/>
              <w:rPr>
                <w:rFonts w:ascii="Calibri" w:eastAsia="Times New Roman" w:hAnsi="Calibri" w:cs="Calibri"/>
                <w:b/>
                <w:bCs/>
                <w:lang w:val="de-CH" w:eastAsia="de-CH"/>
              </w:rPr>
            </w:pPr>
            <w:r w:rsidRPr="00AC2034">
              <w:rPr>
                <w:rFonts w:ascii="Calibri" w:eastAsia="Times New Roman" w:hAnsi="Calibri" w:cs="Calibri"/>
                <w:b/>
                <w:bCs/>
                <w:lang w:val="de-CH" w:eastAsia="de-CH"/>
              </w:rPr>
              <w:t xml:space="preserve">Source </w:t>
            </w:r>
            <w:proofErr w:type="spellStart"/>
            <w:r w:rsidRPr="00AC2034">
              <w:rPr>
                <w:rFonts w:ascii="Calibri" w:eastAsia="Times New Roman" w:hAnsi="Calibri" w:cs="Calibri"/>
                <w:b/>
                <w:bCs/>
                <w:lang w:val="de-CH" w:eastAsia="de-CH"/>
              </w:rPr>
              <w:t>Address</w:t>
            </w:r>
            <w:proofErr w:type="spellEnd"/>
          </w:p>
        </w:tc>
        <w:tc>
          <w:tcPr>
            <w:tcW w:w="1460" w:type="dxa"/>
            <w:tcBorders>
              <w:top w:val="single" w:sz="4" w:space="0" w:color="4472C4"/>
              <w:left w:val="nil"/>
              <w:bottom w:val="single" w:sz="4" w:space="0" w:color="4472C4"/>
              <w:right w:val="nil"/>
            </w:tcBorders>
            <w:shd w:val="clear" w:color="auto" w:fill="auto"/>
            <w:noWrap/>
            <w:vAlign w:val="center"/>
            <w:hideMark/>
          </w:tcPr>
          <w:p w14:paraId="48A73C00" w14:textId="77777777" w:rsidR="00AC2034" w:rsidRPr="00AC2034" w:rsidRDefault="00AC2034" w:rsidP="00AC2034">
            <w:pPr>
              <w:spacing w:after="0" w:line="240" w:lineRule="auto"/>
              <w:rPr>
                <w:rFonts w:ascii="Calibri" w:eastAsia="Times New Roman" w:hAnsi="Calibri" w:cs="Calibri"/>
                <w:b/>
                <w:bCs/>
                <w:lang w:val="de-CH" w:eastAsia="de-CH"/>
              </w:rPr>
            </w:pPr>
            <w:r w:rsidRPr="00AC2034">
              <w:rPr>
                <w:rFonts w:ascii="Calibri" w:eastAsia="Times New Roman" w:hAnsi="Calibri" w:cs="Calibri"/>
                <w:b/>
                <w:bCs/>
                <w:lang w:val="de-CH" w:eastAsia="de-CH"/>
              </w:rPr>
              <w:t>Destination Zone</w:t>
            </w:r>
          </w:p>
        </w:tc>
        <w:tc>
          <w:tcPr>
            <w:tcW w:w="2551" w:type="dxa"/>
            <w:tcBorders>
              <w:top w:val="single" w:sz="4" w:space="0" w:color="4472C4"/>
              <w:left w:val="nil"/>
              <w:bottom w:val="single" w:sz="4" w:space="0" w:color="4472C4"/>
              <w:right w:val="nil"/>
            </w:tcBorders>
            <w:shd w:val="clear" w:color="auto" w:fill="auto"/>
            <w:noWrap/>
            <w:vAlign w:val="center"/>
            <w:hideMark/>
          </w:tcPr>
          <w:p w14:paraId="52B5B520" w14:textId="77777777" w:rsidR="00AC2034" w:rsidRPr="00AC2034" w:rsidRDefault="00AC2034" w:rsidP="00AC2034">
            <w:pPr>
              <w:spacing w:after="0" w:line="240" w:lineRule="auto"/>
              <w:rPr>
                <w:rFonts w:ascii="Calibri" w:eastAsia="Times New Roman" w:hAnsi="Calibri" w:cs="Calibri"/>
                <w:b/>
                <w:bCs/>
                <w:lang w:val="de-CH" w:eastAsia="de-CH"/>
              </w:rPr>
            </w:pPr>
            <w:r w:rsidRPr="00AC2034">
              <w:rPr>
                <w:rFonts w:ascii="Calibri" w:eastAsia="Times New Roman" w:hAnsi="Calibri" w:cs="Calibri"/>
                <w:b/>
                <w:bCs/>
                <w:lang w:val="de-CH" w:eastAsia="de-CH"/>
              </w:rPr>
              <w:t xml:space="preserve">Destination </w:t>
            </w:r>
            <w:proofErr w:type="spellStart"/>
            <w:r w:rsidRPr="00AC2034">
              <w:rPr>
                <w:rFonts w:ascii="Calibri" w:eastAsia="Times New Roman" w:hAnsi="Calibri" w:cs="Calibri"/>
                <w:b/>
                <w:bCs/>
                <w:lang w:val="de-CH" w:eastAsia="de-CH"/>
              </w:rPr>
              <w:t>Address</w:t>
            </w:r>
            <w:proofErr w:type="spellEnd"/>
          </w:p>
        </w:tc>
        <w:tc>
          <w:tcPr>
            <w:tcW w:w="1944" w:type="dxa"/>
            <w:tcBorders>
              <w:top w:val="single" w:sz="4" w:space="0" w:color="4472C4"/>
              <w:left w:val="nil"/>
              <w:bottom w:val="single" w:sz="4" w:space="0" w:color="4472C4"/>
              <w:right w:val="nil"/>
            </w:tcBorders>
            <w:shd w:val="clear" w:color="auto" w:fill="auto"/>
            <w:noWrap/>
            <w:vAlign w:val="center"/>
            <w:hideMark/>
          </w:tcPr>
          <w:p w14:paraId="1FF26066" w14:textId="77777777" w:rsidR="00AC2034" w:rsidRPr="00AC2034" w:rsidRDefault="00AC2034" w:rsidP="00AC2034">
            <w:pPr>
              <w:spacing w:after="0" w:line="240" w:lineRule="auto"/>
              <w:rPr>
                <w:rFonts w:ascii="Calibri" w:eastAsia="Times New Roman" w:hAnsi="Calibri" w:cs="Calibri"/>
                <w:b/>
                <w:bCs/>
                <w:lang w:val="de-CH" w:eastAsia="de-CH"/>
              </w:rPr>
            </w:pPr>
            <w:proofErr w:type="spellStart"/>
            <w:r w:rsidRPr="00AC2034">
              <w:rPr>
                <w:rFonts w:ascii="Calibri" w:eastAsia="Times New Roman" w:hAnsi="Calibri" w:cs="Calibri"/>
                <w:b/>
                <w:bCs/>
                <w:lang w:val="de-CH" w:eastAsia="de-CH"/>
              </w:rPr>
              <w:t>Application</w:t>
            </w:r>
            <w:proofErr w:type="spellEnd"/>
          </w:p>
        </w:tc>
        <w:tc>
          <w:tcPr>
            <w:tcW w:w="1729" w:type="dxa"/>
            <w:tcBorders>
              <w:top w:val="single" w:sz="4" w:space="0" w:color="4472C4"/>
              <w:left w:val="nil"/>
              <w:bottom w:val="single" w:sz="4" w:space="0" w:color="4472C4"/>
              <w:right w:val="nil"/>
            </w:tcBorders>
            <w:shd w:val="clear" w:color="auto" w:fill="auto"/>
            <w:noWrap/>
            <w:vAlign w:val="center"/>
            <w:hideMark/>
          </w:tcPr>
          <w:p w14:paraId="3068DF61" w14:textId="77777777" w:rsidR="00AC2034" w:rsidRPr="00AC2034" w:rsidRDefault="00AC2034" w:rsidP="00AC2034">
            <w:pPr>
              <w:spacing w:after="0" w:line="240" w:lineRule="auto"/>
              <w:rPr>
                <w:rFonts w:ascii="Calibri" w:eastAsia="Times New Roman" w:hAnsi="Calibri" w:cs="Calibri"/>
                <w:b/>
                <w:bCs/>
                <w:lang w:val="de-CH" w:eastAsia="de-CH"/>
              </w:rPr>
            </w:pPr>
            <w:r w:rsidRPr="00AC2034">
              <w:rPr>
                <w:rFonts w:ascii="Calibri" w:eastAsia="Times New Roman" w:hAnsi="Calibri" w:cs="Calibri"/>
                <w:b/>
                <w:bCs/>
                <w:lang w:val="de-CH" w:eastAsia="de-CH"/>
              </w:rPr>
              <w:t>Service</w:t>
            </w:r>
          </w:p>
        </w:tc>
        <w:tc>
          <w:tcPr>
            <w:tcW w:w="1134" w:type="dxa"/>
            <w:tcBorders>
              <w:top w:val="single" w:sz="4" w:space="0" w:color="4472C4"/>
              <w:left w:val="nil"/>
              <w:bottom w:val="single" w:sz="4" w:space="0" w:color="4472C4"/>
              <w:right w:val="nil"/>
            </w:tcBorders>
            <w:shd w:val="clear" w:color="auto" w:fill="auto"/>
            <w:noWrap/>
            <w:vAlign w:val="center"/>
            <w:hideMark/>
          </w:tcPr>
          <w:p w14:paraId="424E5A2A" w14:textId="77777777" w:rsidR="00AC2034" w:rsidRPr="00AC2034" w:rsidRDefault="00AC2034" w:rsidP="00AC2034">
            <w:pPr>
              <w:spacing w:after="0" w:line="240" w:lineRule="auto"/>
              <w:rPr>
                <w:rFonts w:ascii="Calibri" w:eastAsia="Times New Roman" w:hAnsi="Calibri" w:cs="Calibri"/>
                <w:b/>
                <w:bCs/>
                <w:lang w:val="de-CH" w:eastAsia="de-CH"/>
              </w:rPr>
            </w:pPr>
            <w:r w:rsidRPr="00AC2034">
              <w:rPr>
                <w:rFonts w:ascii="Calibri" w:eastAsia="Times New Roman" w:hAnsi="Calibri" w:cs="Calibri"/>
                <w:b/>
                <w:bCs/>
                <w:lang w:val="de-CH" w:eastAsia="de-CH"/>
              </w:rPr>
              <w:t xml:space="preserve">URL </w:t>
            </w:r>
            <w:proofErr w:type="spellStart"/>
            <w:r w:rsidRPr="00AC2034">
              <w:rPr>
                <w:rFonts w:ascii="Calibri" w:eastAsia="Times New Roman" w:hAnsi="Calibri" w:cs="Calibri"/>
                <w:b/>
                <w:bCs/>
                <w:lang w:val="de-CH" w:eastAsia="de-CH"/>
              </w:rPr>
              <w:t>Category</w:t>
            </w:r>
            <w:proofErr w:type="spellEnd"/>
          </w:p>
        </w:tc>
      </w:tr>
      <w:tr w:rsidR="00AC2034" w:rsidRPr="00AC2034" w14:paraId="08ABDD11" w14:textId="77777777" w:rsidTr="00AC2034">
        <w:trPr>
          <w:trHeight w:val="1200"/>
        </w:trPr>
        <w:tc>
          <w:tcPr>
            <w:tcW w:w="3220" w:type="dxa"/>
            <w:tcBorders>
              <w:top w:val="nil"/>
              <w:left w:val="nil"/>
              <w:bottom w:val="nil"/>
              <w:right w:val="nil"/>
            </w:tcBorders>
            <w:shd w:val="clear" w:color="D9E1F2" w:fill="D9E1F2"/>
            <w:noWrap/>
            <w:vAlign w:val="center"/>
            <w:hideMark/>
          </w:tcPr>
          <w:p w14:paraId="55EFB1F6"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Qualys</w:t>
            </w:r>
            <w:proofErr w:type="spellEnd"/>
            <w:r w:rsidRPr="00AC2034">
              <w:rPr>
                <w:rFonts w:ascii="Calibri" w:eastAsia="Times New Roman" w:hAnsi="Calibri" w:cs="Calibri"/>
                <w:lang w:val="de-CH" w:eastAsia="de-CH"/>
              </w:rPr>
              <w:t xml:space="preserve"> Scanner Block</w:t>
            </w:r>
          </w:p>
        </w:tc>
        <w:tc>
          <w:tcPr>
            <w:tcW w:w="1520" w:type="dxa"/>
            <w:tcBorders>
              <w:top w:val="nil"/>
              <w:left w:val="nil"/>
              <w:bottom w:val="nil"/>
              <w:right w:val="nil"/>
            </w:tcBorders>
            <w:shd w:val="clear" w:color="D9E1F2" w:fill="D9E1F2"/>
            <w:noWrap/>
            <w:vAlign w:val="center"/>
            <w:hideMark/>
          </w:tcPr>
          <w:p w14:paraId="678B09C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D9E1F2" w:fill="D9E1F2"/>
            <w:noWrap/>
            <w:vAlign w:val="center"/>
            <w:hideMark/>
          </w:tcPr>
          <w:p w14:paraId="5C01ED5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Qualys</w:t>
            </w:r>
            <w:proofErr w:type="spellEnd"/>
          </w:p>
        </w:tc>
        <w:tc>
          <w:tcPr>
            <w:tcW w:w="1460" w:type="dxa"/>
            <w:tcBorders>
              <w:top w:val="nil"/>
              <w:left w:val="nil"/>
              <w:bottom w:val="nil"/>
              <w:right w:val="nil"/>
            </w:tcBorders>
            <w:shd w:val="clear" w:color="D9E1F2" w:fill="D9E1F2"/>
            <w:vAlign w:val="center"/>
            <w:hideMark/>
          </w:tcPr>
          <w:p w14:paraId="50FB976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AccessControl</w:t>
            </w:r>
            <w:proofErr w:type="spellEnd"/>
            <w:r w:rsidRPr="00AC2034">
              <w:rPr>
                <w:rFonts w:ascii="Calibri" w:eastAsia="Times New Roman" w:hAnsi="Calibri" w:cs="Calibri"/>
                <w:lang w:val="de-CH" w:eastAsia="de-CH"/>
              </w:rPr>
              <w:t>;</w:t>
            </w:r>
            <w:r w:rsidRPr="00AC2034">
              <w:rPr>
                <w:rFonts w:ascii="Calibri" w:eastAsia="Times New Roman" w:hAnsi="Calibri" w:cs="Calibri"/>
                <w:lang w:val="de-CH" w:eastAsia="de-CH"/>
              </w:rPr>
              <w:br/>
              <w:t>DMZ;</w:t>
            </w:r>
            <w:r w:rsidRPr="00AC2034">
              <w:rPr>
                <w:rFonts w:ascii="Calibri" w:eastAsia="Times New Roman" w:hAnsi="Calibri" w:cs="Calibri"/>
                <w:lang w:val="de-CH" w:eastAsia="de-CH"/>
              </w:rPr>
              <w:br/>
              <w:t>Labs;</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D9E1F2" w:fill="D9E1F2"/>
            <w:noWrap/>
            <w:vAlign w:val="center"/>
            <w:hideMark/>
          </w:tcPr>
          <w:p w14:paraId="5EEBE7A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D9E1F2" w:fill="D9E1F2"/>
            <w:noWrap/>
            <w:vAlign w:val="center"/>
            <w:hideMark/>
          </w:tcPr>
          <w:p w14:paraId="1B22524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729" w:type="dxa"/>
            <w:tcBorders>
              <w:top w:val="nil"/>
              <w:left w:val="nil"/>
              <w:bottom w:val="nil"/>
              <w:right w:val="nil"/>
            </w:tcBorders>
            <w:shd w:val="clear" w:color="D9E1F2" w:fill="D9E1F2"/>
            <w:noWrap/>
            <w:vAlign w:val="center"/>
            <w:hideMark/>
          </w:tcPr>
          <w:p w14:paraId="0EBB1D2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134" w:type="dxa"/>
            <w:tcBorders>
              <w:top w:val="nil"/>
              <w:left w:val="nil"/>
              <w:bottom w:val="nil"/>
              <w:right w:val="nil"/>
            </w:tcBorders>
            <w:shd w:val="clear" w:color="D9E1F2" w:fill="D9E1F2"/>
            <w:noWrap/>
            <w:vAlign w:val="center"/>
            <w:hideMark/>
          </w:tcPr>
          <w:p w14:paraId="3B5A0CD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7D7EC84D" w14:textId="77777777" w:rsidTr="00AC2034">
        <w:trPr>
          <w:trHeight w:val="900"/>
        </w:trPr>
        <w:tc>
          <w:tcPr>
            <w:tcW w:w="3220" w:type="dxa"/>
            <w:tcBorders>
              <w:top w:val="nil"/>
              <w:left w:val="nil"/>
              <w:bottom w:val="nil"/>
              <w:right w:val="nil"/>
            </w:tcBorders>
            <w:shd w:val="clear" w:color="auto" w:fill="auto"/>
            <w:noWrap/>
            <w:vAlign w:val="center"/>
            <w:hideMark/>
          </w:tcPr>
          <w:p w14:paraId="444C8ECC"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SNOW Block</w:t>
            </w:r>
          </w:p>
        </w:tc>
        <w:tc>
          <w:tcPr>
            <w:tcW w:w="1520" w:type="dxa"/>
            <w:tcBorders>
              <w:top w:val="nil"/>
              <w:left w:val="nil"/>
              <w:bottom w:val="nil"/>
              <w:right w:val="nil"/>
            </w:tcBorders>
            <w:shd w:val="clear" w:color="auto" w:fill="auto"/>
            <w:noWrap/>
            <w:vAlign w:val="center"/>
            <w:hideMark/>
          </w:tcPr>
          <w:p w14:paraId="480EF5BC"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auto" w:fill="auto"/>
            <w:noWrap/>
            <w:vAlign w:val="center"/>
            <w:hideMark/>
          </w:tcPr>
          <w:p w14:paraId="00F60E09"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SNOW-</w:t>
            </w:r>
            <w:proofErr w:type="spellStart"/>
            <w:r w:rsidRPr="00AC2034">
              <w:rPr>
                <w:rFonts w:ascii="Calibri" w:eastAsia="Times New Roman" w:hAnsi="Calibri" w:cs="Calibri"/>
                <w:lang w:val="de-CH" w:eastAsia="de-CH"/>
              </w:rPr>
              <w:t>Servers_Prod</w:t>
            </w:r>
            <w:proofErr w:type="spellEnd"/>
          </w:p>
        </w:tc>
        <w:tc>
          <w:tcPr>
            <w:tcW w:w="1460" w:type="dxa"/>
            <w:tcBorders>
              <w:top w:val="nil"/>
              <w:left w:val="nil"/>
              <w:bottom w:val="nil"/>
              <w:right w:val="nil"/>
            </w:tcBorders>
            <w:shd w:val="clear" w:color="auto" w:fill="auto"/>
            <w:vAlign w:val="center"/>
            <w:hideMark/>
          </w:tcPr>
          <w:p w14:paraId="7A850F7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AccessControl</w:t>
            </w:r>
            <w:proofErr w:type="spellEnd"/>
            <w:r w:rsidRPr="00AC2034">
              <w:rPr>
                <w:rFonts w:ascii="Calibri" w:eastAsia="Times New Roman" w:hAnsi="Calibri" w:cs="Calibri"/>
                <w:lang w:val="de-CH" w:eastAsia="de-CH"/>
              </w:rPr>
              <w:t>;</w:t>
            </w:r>
            <w:r w:rsidRPr="00AC2034">
              <w:rPr>
                <w:rFonts w:ascii="Calibri" w:eastAsia="Times New Roman" w:hAnsi="Calibri" w:cs="Calibri"/>
                <w:lang w:val="de-CH" w:eastAsia="de-CH"/>
              </w:rPr>
              <w:br/>
              <w:t>Labs;</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auto" w:fill="auto"/>
            <w:noWrap/>
            <w:vAlign w:val="center"/>
            <w:hideMark/>
          </w:tcPr>
          <w:p w14:paraId="5DB00C4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auto" w:fill="auto"/>
            <w:noWrap/>
            <w:vAlign w:val="center"/>
            <w:hideMark/>
          </w:tcPr>
          <w:p w14:paraId="45D4958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729" w:type="dxa"/>
            <w:tcBorders>
              <w:top w:val="nil"/>
              <w:left w:val="nil"/>
              <w:bottom w:val="nil"/>
              <w:right w:val="nil"/>
            </w:tcBorders>
            <w:shd w:val="clear" w:color="auto" w:fill="auto"/>
            <w:noWrap/>
            <w:vAlign w:val="center"/>
            <w:hideMark/>
          </w:tcPr>
          <w:p w14:paraId="077A292E"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134" w:type="dxa"/>
            <w:tcBorders>
              <w:top w:val="nil"/>
              <w:left w:val="nil"/>
              <w:bottom w:val="nil"/>
              <w:right w:val="nil"/>
            </w:tcBorders>
            <w:shd w:val="clear" w:color="auto" w:fill="auto"/>
            <w:noWrap/>
            <w:vAlign w:val="center"/>
            <w:hideMark/>
          </w:tcPr>
          <w:p w14:paraId="748A6CD9"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7B589780" w14:textId="77777777" w:rsidTr="00AC2034">
        <w:trPr>
          <w:trHeight w:val="900"/>
        </w:trPr>
        <w:tc>
          <w:tcPr>
            <w:tcW w:w="3220" w:type="dxa"/>
            <w:tcBorders>
              <w:top w:val="nil"/>
              <w:left w:val="nil"/>
              <w:bottom w:val="nil"/>
              <w:right w:val="nil"/>
            </w:tcBorders>
            <w:shd w:val="clear" w:color="D9E1F2" w:fill="D9E1F2"/>
            <w:noWrap/>
            <w:vAlign w:val="center"/>
            <w:hideMark/>
          </w:tcPr>
          <w:p w14:paraId="03D71B67"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Ping-Trace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D9E1F2" w:fill="D9E1F2"/>
            <w:noWrap/>
            <w:vAlign w:val="center"/>
            <w:hideMark/>
          </w:tcPr>
          <w:p w14:paraId="6E42E168"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21" w:type="dxa"/>
            <w:tcBorders>
              <w:top w:val="nil"/>
              <w:left w:val="nil"/>
              <w:bottom w:val="nil"/>
              <w:right w:val="nil"/>
            </w:tcBorders>
            <w:shd w:val="clear" w:color="D9E1F2" w:fill="D9E1F2"/>
            <w:noWrap/>
            <w:vAlign w:val="center"/>
            <w:hideMark/>
          </w:tcPr>
          <w:p w14:paraId="16CE4C5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D9E1F2" w:fill="D9E1F2"/>
            <w:noWrap/>
            <w:vAlign w:val="center"/>
            <w:hideMark/>
          </w:tcPr>
          <w:p w14:paraId="03528AE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2551" w:type="dxa"/>
            <w:tcBorders>
              <w:top w:val="nil"/>
              <w:left w:val="nil"/>
              <w:bottom w:val="nil"/>
              <w:right w:val="nil"/>
            </w:tcBorders>
            <w:shd w:val="clear" w:color="D9E1F2" w:fill="D9E1F2"/>
            <w:noWrap/>
            <w:vAlign w:val="center"/>
            <w:hideMark/>
          </w:tcPr>
          <w:p w14:paraId="10A6B03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D9E1F2" w:fill="D9E1F2"/>
            <w:vAlign w:val="center"/>
            <w:hideMark/>
          </w:tcPr>
          <w:p w14:paraId="65C2AC4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icmp</w:t>
            </w:r>
            <w:proofErr w:type="spellEnd"/>
            <w:r w:rsidRPr="00AC2034">
              <w:rPr>
                <w:rFonts w:ascii="Calibri" w:eastAsia="Times New Roman" w:hAnsi="Calibri" w:cs="Calibri"/>
                <w:lang w:val="de-CH" w:eastAsia="de-CH"/>
              </w:rPr>
              <w:t>;</w:t>
            </w:r>
            <w:r w:rsidRPr="00AC2034">
              <w:rPr>
                <w:rFonts w:ascii="Calibri" w:eastAsia="Times New Roman" w:hAnsi="Calibri" w:cs="Calibri"/>
                <w:lang w:val="de-CH" w:eastAsia="de-CH"/>
              </w:rPr>
              <w:br/>
              <w:t>ping;</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traceroute</w:t>
            </w:r>
            <w:proofErr w:type="spellEnd"/>
          </w:p>
        </w:tc>
        <w:tc>
          <w:tcPr>
            <w:tcW w:w="1729" w:type="dxa"/>
            <w:tcBorders>
              <w:top w:val="nil"/>
              <w:left w:val="nil"/>
              <w:bottom w:val="nil"/>
              <w:right w:val="nil"/>
            </w:tcBorders>
            <w:shd w:val="clear" w:color="D9E1F2" w:fill="D9E1F2"/>
            <w:noWrap/>
            <w:vAlign w:val="center"/>
            <w:hideMark/>
          </w:tcPr>
          <w:p w14:paraId="785749F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47BEBCA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0A259AC7" w14:textId="77777777" w:rsidTr="00AC2034">
        <w:trPr>
          <w:trHeight w:val="900"/>
        </w:trPr>
        <w:tc>
          <w:tcPr>
            <w:tcW w:w="3220" w:type="dxa"/>
            <w:tcBorders>
              <w:top w:val="nil"/>
              <w:left w:val="nil"/>
              <w:bottom w:val="nil"/>
              <w:right w:val="nil"/>
            </w:tcBorders>
            <w:shd w:val="clear" w:color="auto" w:fill="auto"/>
            <w:noWrap/>
            <w:vAlign w:val="center"/>
            <w:hideMark/>
          </w:tcPr>
          <w:p w14:paraId="10B91039"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NTP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vAlign w:val="center"/>
            <w:hideMark/>
          </w:tcPr>
          <w:p w14:paraId="26B024F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DMZ;</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r w:rsidRPr="00AC2034">
              <w:rPr>
                <w:rFonts w:ascii="Calibri" w:eastAsia="Times New Roman" w:hAnsi="Calibri" w:cs="Calibri"/>
                <w:lang w:val="de-CH" w:eastAsia="de-CH"/>
              </w:rPr>
              <w:t>;</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PlantSwitches</w:t>
            </w:r>
            <w:proofErr w:type="spellEnd"/>
          </w:p>
        </w:tc>
        <w:tc>
          <w:tcPr>
            <w:tcW w:w="1921" w:type="dxa"/>
            <w:tcBorders>
              <w:top w:val="nil"/>
              <w:left w:val="nil"/>
              <w:bottom w:val="nil"/>
              <w:right w:val="nil"/>
            </w:tcBorders>
            <w:shd w:val="clear" w:color="auto" w:fill="auto"/>
            <w:noWrap/>
            <w:vAlign w:val="center"/>
            <w:hideMark/>
          </w:tcPr>
          <w:p w14:paraId="4E86CB6E"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2437218A"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noWrap/>
            <w:vAlign w:val="center"/>
            <w:hideMark/>
          </w:tcPr>
          <w:p w14:paraId="720E7828"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auto" w:fill="auto"/>
            <w:noWrap/>
            <w:vAlign w:val="center"/>
            <w:hideMark/>
          </w:tcPr>
          <w:p w14:paraId="30248C3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ntp</w:t>
            </w:r>
            <w:proofErr w:type="spellEnd"/>
          </w:p>
        </w:tc>
        <w:tc>
          <w:tcPr>
            <w:tcW w:w="1729" w:type="dxa"/>
            <w:tcBorders>
              <w:top w:val="nil"/>
              <w:left w:val="nil"/>
              <w:bottom w:val="nil"/>
              <w:right w:val="nil"/>
            </w:tcBorders>
            <w:shd w:val="clear" w:color="auto" w:fill="auto"/>
            <w:noWrap/>
            <w:vAlign w:val="center"/>
            <w:hideMark/>
          </w:tcPr>
          <w:p w14:paraId="05250E2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799CA9A8"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59F66F40" w14:textId="77777777" w:rsidTr="00AC2034">
        <w:trPr>
          <w:trHeight w:val="2100"/>
        </w:trPr>
        <w:tc>
          <w:tcPr>
            <w:tcW w:w="3220" w:type="dxa"/>
            <w:tcBorders>
              <w:top w:val="nil"/>
              <w:left w:val="nil"/>
              <w:bottom w:val="nil"/>
              <w:right w:val="nil"/>
            </w:tcBorders>
            <w:shd w:val="clear" w:color="D9E1F2" w:fill="D9E1F2"/>
            <w:noWrap/>
            <w:vAlign w:val="center"/>
            <w:hideMark/>
          </w:tcPr>
          <w:p w14:paraId="5FAF8ACD"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DNS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D9E1F2" w:fill="D9E1F2"/>
            <w:vAlign w:val="center"/>
            <w:hideMark/>
          </w:tcPr>
          <w:p w14:paraId="6C6CB163"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DMZ;</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D9E1F2" w:fill="D9E1F2"/>
            <w:noWrap/>
            <w:vAlign w:val="center"/>
            <w:hideMark/>
          </w:tcPr>
          <w:p w14:paraId="20DE17C8"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D9E1F2" w:fill="D9E1F2"/>
            <w:noWrap/>
            <w:vAlign w:val="center"/>
            <w:hideMark/>
          </w:tcPr>
          <w:p w14:paraId="03430E08"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D9E1F2" w:fill="D9E1F2"/>
            <w:vAlign w:val="center"/>
            <w:hideMark/>
          </w:tcPr>
          <w:p w14:paraId="3E7DE92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3903-DELCC-DDI-DNSDHCP-1;</w:t>
            </w:r>
            <w:r w:rsidRPr="00AC2034">
              <w:rPr>
                <w:rFonts w:ascii="Calibri" w:eastAsia="Times New Roman" w:hAnsi="Calibri" w:cs="Calibri"/>
                <w:lang w:val="de-CH" w:eastAsia="de-CH"/>
              </w:rPr>
              <w:br/>
              <w:t>3911-NLAMS-DDI-DNSDHCP-1;</w:t>
            </w:r>
            <w:r w:rsidRPr="00AC2034">
              <w:rPr>
                <w:rFonts w:ascii="Calibri" w:eastAsia="Times New Roman" w:hAnsi="Calibri" w:cs="Calibri"/>
                <w:lang w:val="de-CH" w:eastAsia="de-CH"/>
              </w:rPr>
              <w:br/>
              <w:t>AZHCDCIDADWE01P;</w:t>
            </w:r>
            <w:r w:rsidRPr="00AC2034">
              <w:rPr>
                <w:rFonts w:ascii="Calibri" w:eastAsia="Times New Roman" w:hAnsi="Calibri" w:cs="Calibri"/>
                <w:lang w:val="de-CH" w:eastAsia="de-CH"/>
              </w:rPr>
              <w:br/>
              <w:t>AZHCDCIDADWE02P;</w:t>
            </w:r>
            <w:r w:rsidRPr="00AC2034">
              <w:rPr>
                <w:rFonts w:ascii="Calibri" w:eastAsia="Times New Roman" w:hAnsi="Calibri" w:cs="Calibri"/>
                <w:lang w:val="de-CH" w:eastAsia="de-CH"/>
              </w:rPr>
              <w:br/>
              <w:t>CIDDCADS01</w:t>
            </w:r>
          </w:p>
        </w:tc>
        <w:tc>
          <w:tcPr>
            <w:tcW w:w="1944" w:type="dxa"/>
            <w:tcBorders>
              <w:top w:val="nil"/>
              <w:left w:val="nil"/>
              <w:bottom w:val="nil"/>
              <w:right w:val="nil"/>
            </w:tcBorders>
            <w:shd w:val="clear" w:color="D9E1F2" w:fill="D9E1F2"/>
            <w:noWrap/>
            <w:vAlign w:val="center"/>
            <w:hideMark/>
          </w:tcPr>
          <w:p w14:paraId="7F654E8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dns</w:t>
            </w:r>
            <w:proofErr w:type="spellEnd"/>
          </w:p>
        </w:tc>
        <w:tc>
          <w:tcPr>
            <w:tcW w:w="1729" w:type="dxa"/>
            <w:tcBorders>
              <w:top w:val="nil"/>
              <w:left w:val="nil"/>
              <w:bottom w:val="nil"/>
              <w:right w:val="nil"/>
            </w:tcBorders>
            <w:shd w:val="clear" w:color="D9E1F2" w:fill="D9E1F2"/>
            <w:noWrap/>
            <w:vAlign w:val="center"/>
            <w:hideMark/>
          </w:tcPr>
          <w:p w14:paraId="6C81D8E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4C6BADC6"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37CA4B75" w14:textId="77777777" w:rsidTr="00AC2034">
        <w:trPr>
          <w:trHeight w:val="600"/>
        </w:trPr>
        <w:tc>
          <w:tcPr>
            <w:tcW w:w="3220" w:type="dxa"/>
            <w:tcBorders>
              <w:top w:val="nil"/>
              <w:left w:val="nil"/>
              <w:bottom w:val="nil"/>
              <w:right w:val="nil"/>
            </w:tcBorders>
            <w:shd w:val="clear" w:color="auto" w:fill="auto"/>
            <w:noWrap/>
            <w:vAlign w:val="center"/>
            <w:hideMark/>
          </w:tcPr>
          <w:p w14:paraId="5E16E0C9"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OCSP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vAlign w:val="center"/>
            <w:hideMark/>
          </w:tcPr>
          <w:p w14:paraId="2EBA667F"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DMZ;</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auto" w:fill="auto"/>
            <w:noWrap/>
            <w:vAlign w:val="center"/>
            <w:hideMark/>
          </w:tcPr>
          <w:p w14:paraId="3FFAEA0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17F205B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noWrap/>
            <w:vAlign w:val="center"/>
            <w:hideMark/>
          </w:tcPr>
          <w:p w14:paraId="3AD1DCC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auto" w:fill="auto"/>
            <w:noWrap/>
            <w:vAlign w:val="center"/>
            <w:hideMark/>
          </w:tcPr>
          <w:p w14:paraId="20107B7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ocsp</w:t>
            </w:r>
            <w:proofErr w:type="spellEnd"/>
          </w:p>
        </w:tc>
        <w:tc>
          <w:tcPr>
            <w:tcW w:w="1729" w:type="dxa"/>
            <w:tcBorders>
              <w:top w:val="nil"/>
              <w:left w:val="nil"/>
              <w:bottom w:val="nil"/>
              <w:right w:val="nil"/>
            </w:tcBorders>
            <w:shd w:val="clear" w:color="auto" w:fill="auto"/>
            <w:noWrap/>
            <w:vAlign w:val="center"/>
            <w:hideMark/>
          </w:tcPr>
          <w:p w14:paraId="335D59A6"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1F4511D8"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3187243C" w14:textId="77777777" w:rsidTr="00AC2034">
        <w:trPr>
          <w:trHeight w:val="1200"/>
        </w:trPr>
        <w:tc>
          <w:tcPr>
            <w:tcW w:w="3220" w:type="dxa"/>
            <w:tcBorders>
              <w:top w:val="nil"/>
              <w:left w:val="nil"/>
              <w:bottom w:val="nil"/>
              <w:right w:val="nil"/>
            </w:tcBorders>
            <w:shd w:val="clear" w:color="D9E1F2" w:fill="D9E1F2"/>
            <w:noWrap/>
            <w:vAlign w:val="center"/>
            <w:hideMark/>
          </w:tcPr>
          <w:p w14:paraId="66BDA5F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JumpServer</w:t>
            </w:r>
            <w:proofErr w:type="spellEnd"/>
            <w:r w:rsidRPr="00AC2034">
              <w:rPr>
                <w:rFonts w:ascii="Calibri" w:eastAsia="Times New Roman" w:hAnsi="Calibri" w:cs="Calibri"/>
                <w:lang w:val="de-CH" w:eastAsia="de-CH"/>
              </w:rPr>
              <w:t xml:space="preserve"> Access</w:t>
            </w:r>
          </w:p>
        </w:tc>
        <w:tc>
          <w:tcPr>
            <w:tcW w:w="1520" w:type="dxa"/>
            <w:tcBorders>
              <w:top w:val="nil"/>
              <w:left w:val="nil"/>
              <w:bottom w:val="nil"/>
              <w:right w:val="nil"/>
            </w:tcBorders>
            <w:shd w:val="clear" w:color="D9E1F2" w:fill="D9E1F2"/>
            <w:noWrap/>
            <w:vAlign w:val="center"/>
            <w:hideMark/>
          </w:tcPr>
          <w:p w14:paraId="1495B6A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D9E1F2" w:fill="D9E1F2"/>
            <w:noWrap/>
            <w:vAlign w:val="center"/>
            <w:hideMark/>
          </w:tcPr>
          <w:p w14:paraId="4E8BD83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AZSHRIEPJBWE01P</w:t>
            </w:r>
          </w:p>
        </w:tc>
        <w:tc>
          <w:tcPr>
            <w:tcW w:w="1460" w:type="dxa"/>
            <w:tcBorders>
              <w:top w:val="nil"/>
              <w:left w:val="nil"/>
              <w:bottom w:val="nil"/>
              <w:right w:val="nil"/>
            </w:tcBorders>
            <w:shd w:val="clear" w:color="D9E1F2" w:fill="D9E1F2"/>
            <w:vAlign w:val="center"/>
            <w:hideMark/>
          </w:tcPr>
          <w:p w14:paraId="65F18EE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AccessControl</w:t>
            </w:r>
            <w:proofErr w:type="spellEnd"/>
            <w:r w:rsidRPr="00AC2034">
              <w:rPr>
                <w:rFonts w:ascii="Calibri" w:eastAsia="Times New Roman" w:hAnsi="Calibri" w:cs="Calibri"/>
                <w:lang w:val="de-CH" w:eastAsia="de-CH"/>
              </w:rPr>
              <w:t>;</w:t>
            </w:r>
            <w:r w:rsidRPr="00AC2034">
              <w:rPr>
                <w:rFonts w:ascii="Calibri" w:eastAsia="Times New Roman" w:hAnsi="Calibri" w:cs="Calibri"/>
                <w:lang w:val="de-CH" w:eastAsia="de-CH"/>
              </w:rPr>
              <w:br/>
              <w:t>DMZ;</w:t>
            </w:r>
            <w:r w:rsidRPr="00AC2034">
              <w:rPr>
                <w:rFonts w:ascii="Calibri" w:eastAsia="Times New Roman" w:hAnsi="Calibri" w:cs="Calibri"/>
                <w:lang w:val="de-CH" w:eastAsia="de-CH"/>
              </w:rPr>
              <w:br/>
              <w:t>Labs;</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D9E1F2" w:fill="D9E1F2"/>
            <w:noWrap/>
            <w:vAlign w:val="center"/>
            <w:hideMark/>
          </w:tcPr>
          <w:p w14:paraId="7F03986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D9E1F2" w:fill="D9E1F2"/>
            <w:vAlign w:val="center"/>
            <w:hideMark/>
          </w:tcPr>
          <w:p w14:paraId="47FB27AC"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ms-rdp</w:t>
            </w:r>
            <w:proofErr w:type="spellEnd"/>
            <w:r w:rsidRPr="00AC2034">
              <w:rPr>
                <w:rFonts w:ascii="Calibri" w:eastAsia="Times New Roman" w:hAnsi="Calibri" w:cs="Calibri"/>
                <w:lang w:eastAsia="de-CH"/>
              </w:rPr>
              <w:t>;</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ssh</w:t>
            </w:r>
            <w:proofErr w:type="spellEnd"/>
            <w:r w:rsidRPr="00AC2034">
              <w:rPr>
                <w:rFonts w:ascii="Calibri" w:eastAsia="Times New Roman" w:hAnsi="Calibri" w:cs="Calibri"/>
                <w:lang w:eastAsia="de-CH"/>
              </w:rPr>
              <w:t>;</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ssl</w:t>
            </w:r>
            <w:proofErr w:type="spellEnd"/>
            <w:r w:rsidRPr="00AC2034">
              <w:rPr>
                <w:rFonts w:ascii="Calibri" w:eastAsia="Times New Roman" w:hAnsi="Calibri" w:cs="Calibri"/>
                <w:lang w:eastAsia="de-CH"/>
              </w:rPr>
              <w:t>;</w:t>
            </w:r>
            <w:r w:rsidRPr="00AC2034">
              <w:rPr>
                <w:rFonts w:ascii="Calibri" w:eastAsia="Times New Roman" w:hAnsi="Calibri" w:cs="Calibri"/>
                <w:lang w:eastAsia="de-CH"/>
              </w:rPr>
              <w:br/>
              <w:t>web-browsing</w:t>
            </w:r>
          </w:p>
        </w:tc>
        <w:tc>
          <w:tcPr>
            <w:tcW w:w="1729" w:type="dxa"/>
            <w:tcBorders>
              <w:top w:val="nil"/>
              <w:left w:val="nil"/>
              <w:bottom w:val="nil"/>
              <w:right w:val="nil"/>
            </w:tcBorders>
            <w:shd w:val="clear" w:color="D9E1F2" w:fill="D9E1F2"/>
            <w:noWrap/>
            <w:vAlign w:val="center"/>
            <w:hideMark/>
          </w:tcPr>
          <w:p w14:paraId="092DD36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134" w:type="dxa"/>
            <w:tcBorders>
              <w:top w:val="nil"/>
              <w:left w:val="nil"/>
              <w:bottom w:val="nil"/>
              <w:right w:val="nil"/>
            </w:tcBorders>
            <w:shd w:val="clear" w:color="D9E1F2" w:fill="D9E1F2"/>
            <w:noWrap/>
            <w:vAlign w:val="center"/>
            <w:hideMark/>
          </w:tcPr>
          <w:p w14:paraId="3E1472D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7BAA7D9C" w14:textId="77777777" w:rsidTr="00AC2034">
        <w:trPr>
          <w:trHeight w:val="1500"/>
        </w:trPr>
        <w:tc>
          <w:tcPr>
            <w:tcW w:w="3220" w:type="dxa"/>
            <w:tcBorders>
              <w:top w:val="nil"/>
              <w:left w:val="nil"/>
              <w:bottom w:val="nil"/>
              <w:right w:val="nil"/>
            </w:tcBorders>
            <w:shd w:val="clear" w:color="auto" w:fill="auto"/>
            <w:noWrap/>
            <w:vAlign w:val="center"/>
            <w:hideMark/>
          </w:tcPr>
          <w:p w14:paraId="2885E21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lastRenderedPageBreak/>
              <w:t>Endgame</w:t>
            </w:r>
            <w:proofErr w:type="spellEnd"/>
            <w:r w:rsidRPr="00AC2034">
              <w:rPr>
                <w:rFonts w:ascii="Calibri" w:eastAsia="Times New Roman" w:hAnsi="Calibri" w:cs="Calibri"/>
                <w:lang w:val="de-CH" w:eastAsia="de-CH"/>
              </w:rPr>
              <w:t xml:space="preserve">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vAlign w:val="center"/>
            <w:hideMark/>
          </w:tcPr>
          <w:p w14:paraId="33408E5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AccessControl</w:t>
            </w:r>
            <w:proofErr w:type="spellEnd"/>
            <w:r w:rsidRPr="00AC2034">
              <w:rPr>
                <w:rFonts w:ascii="Calibri" w:eastAsia="Times New Roman" w:hAnsi="Calibri" w:cs="Calibri"/>
                <w:lang w:val="de-CH" w:eastAsia="de-CH"/>
              </w:rPr>
              <w:t>;</w:t>
            </w:r>
            <w:r w:rsidRPr="00AC2034">
              <w:rPr>
                <w:rFonts w:ascii="Calibri" w:eastAsia="Times New Roman" w:hAnsi="Calibri" w:cs="Calibri"/>
                <w:lang w:val="de-CH" w:eastAsia="de-CH"/>
              </w:rPr>
              <w:br/>
              <w:t>DMZ;</w:t>
            </w:r>
            <w:r w:rsidRPr="00AC2034">
              <w:rPr>
                <w:rFonts w:ascii="Calibri" w:eastAsia="Times New Roman" w:hAnsi="Calibri" w:cs="Calibri"/>
                <w:lang w:val="de-CH" w:eastAsia="de-CH"/>
              </w:rPr>
              <w:br/>
              <w:t>Labs;</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auto" w:fill="auto"/>
            <w:noWrap/>
            <w:vAlign w:val="center"/>
            <w:hideMark/>
          </w:tcPr>
          <w:p w14:paraId="4EA05EB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795F6407"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noWrap/>
            <w:vAlign w:val="center"/>
            <w:hideMark/>
          </w:tcPr>
          <w:p w14:paraId="5B8D6BE9"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ecl.endgameone.com</w:t>
            </w:r>
          </w:p>
        </w:tc>
        <w:tc>
          <w:tcPr>
            <w:tcW w:w="1944" w:type="dxa"/>
            <w:tcBorders>
              <w:top w:val="nil"/>
              <w:left w:val="nil"/>
              <w:bottom w:val="nil"/>
              <w:right w:val="nil"/>
            </w:tcBorders>
            <w:shd w:val="clear" w:color="auto" w:fill="auto"/>
            <w:noWrap/>
            <w:vAlign w:val="center"/>
            <w:hideMark/>
          </w:tcPr>
          <w:p w14:paraId="5B719DC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ssl</w:t>
            </w:r>
            <w:proofErr w:type="spellEnd"/>
          </w:p>
        </w:tc>
        <w:tc>
          <w:tcPr>
            <w:tcW w:w="1729" w:type="dxa"/>
            <w:tcBorders>
              <w:top w:val="nil"/>
              <w:left w:val="nil"/>
              <w:bottom w:val="nil"/>
              <w:right w:val="nil"/>
            </w:tcBorders>
            <w:shd w:val="clear" w:color="auto" w:fill="auto"/>
            <w:noWrap/>
            <w:vAlign w:val="center"/>
            <w:hideMark/>
          </w:tcPr>
          <w:p w14:paraId="30BF278C"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tcp-443</w:t>
            </w:r>
          </w:p>
        </w:tc>
        <w:tc>
          <w:tcPr>
            <w:tcW w:w="1134" w:type="dxa"/>
            <w:tcBorders>
              <w:top w:val="nil"/>
              <w:left w:val="nil"/>
              <w:bottom w:val="nil"/>
              <w:right w:val="nil"/>
            </w:tcBorders>
            <w:shd w:val="clear" w:color="auto" w:fill="auto"/>
            <w:noWrap/>
            <w:vAlign w:val="center"/>
            <w:hideMark/>
          </w:tcPr>
          <w:p w14:paraId="305D058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6BC5296A" w14:textId="77777777" w:rsidTr="00AC2034">
        <w:trPr>
          <w:trHeight w:val="1800"/>
        </w:trPr>
        <w:tc>
          <w:tcPr>
            <w:tcW w:w="3220" w:type="dxa"/>
            <w:tcBorders>
              <w:top w:val="nil"/>
              <w:left w:val="nil"/>
              <w:bottom w:val="nil"/>
              <w:right w:val="nil"/>
            </w:tcBorders>
            <w:shd w:val="clear" w:color="D9E1F2" w:fill="D9E1F2"/>
            <w:noWrap/>
            <w:vAlign w:val="center"/>
            <w:hideMark/>
          </w:tcPr>
          <w:p w14:paraId="56A1BAE3"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MS-Update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D9E1F2" w:fill="D9E1F2"/>
            <w:vAlign w:val="center"/>
            <w:hideMark/>
          </w:tcPr>
          <w:p w14:paraId="158B81F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AccessControl</w:t>
            </w:r>
            <w:proofErr w:type="spellEnd"/>
            <w:r w:rsidRPr="00AC2034">
              <w:rPr>
                <w:rFonts w:ascii="Calibri" w:eastAsia="Times New Roman" w:hAnsi="Calibri" w:cs="Calibri"/>
                <w:lang w:val="de-CH" w:eastAsia="de-CH"/>
              </w:rPr>
              <w:t>;</w:t>
            </w:r>
            <w:r w:rsidRPr="00AC2034">
              <w:rPr>
                <w:rFonts w:ascii="Calibri" w:eastAsia="Times New Roman" w:hAnsi="Calibri" w:cs="Calibri"/>
                <w:lang w:val="de-CH" w:eastAsia="de-CH"/>
              </w:rPr>
              <w:br/>
              <w:t>DMZ;</w:t>
            </w:r>
            <w:r w:rsidRPr="00AC2034">
              <w:rPr>
                <w:rFonts w:ascii="Calibri" w:eastAsia="Times New Roman" w:hAnsi="Calibri" w:cs="Calibri"/>
                <w:lang w:val="de-CH" w:eastAsia="de-CH"/>
              </w:rPr>
              <w:br/>
              <w:t>Labs;</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D9E1F2" w:fill="D9E1F2"/>
            <w:noWrap/>
            <w:vAlign w:val="center"/>
            <w:hideMark/>
          </w:tcPr>
          <w:p w14:paraId="2406937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D9E1F2" w:fill="D9E1F2"/>
            <w:noWrap/>
            <w:vAlign w:val="center"/>
            <w:hideMark/>
          </w:tcPr>
          <w:p w14:paraId="2B54EE5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D9E1F2" w:fill="D9E1F2"/>
            <w:noWrap/>
            <w:vAlign w:val="center"/>
            <w:hideMark/>
          </w:tcPr>
          <w:p w14:paraId="74474CF9"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D9E1F2" w:fill="D9E1F2"/>
            <w:vAlign w:val="center"/>
            <w:hideMark/>
          </w:tcPr>
          <w:p w14:paraId="6E60EB75"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ms</w:t>
            </w:r>
            <w:proofErr w:type="spellEnd"/>
            <w:r w:rsidRPr="00AC2034">
              <w:rPr>
                <w:rFonts w:ascii="Calibri" w:eastAsia="Times New Roman" w:hAnsi="Calibri" w:cs="Calibri"/>
                <w:lang w:eastAsia="de-CH"/>
              </w:rPr>
              <w:t>-product-activation;</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ms</w:t>
            </w:r>
            <w:proofErr w:type="spellEnd"/>
            <w:r w:rsidRPr="00AC2034">
              <w:rPr>
                <w:rFonts w:ascii="Calibri" w:eastAsia="Times New Roman" w:hAnsi="Calibri" w:cs="Calibri"/>
                <w:lang w:eastAsia="de-CH"/>
              </w:rPr>
              <w:t>-update;</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ssl</w:t>
            </w:r>
            <w:proofErr w:type="spellEnd"/>
            <w:r w:rsidRPr="00AC2034">
              <w:rPr>
                <w:rFonts w:ascii="Calibri" w:eastAsia="Times New Roman" w:hAnsi="Calibri" w:cs="Calibri"/>
                <w:lang w:eastAsia="de-CH"/>
              </w:rPr>
              <w:t>;</w:t>
            </w:r>
            <w:r w:rsidRPr="00AC2034">
              <w:rPr>
                <w:rFonts w:ascii="Calibri" w:eastAsia="Times New Roman" w:hAnsi="Calibri" w:cs="Calibri"/>
                <w:lang w:eastAsia="de-CH"/>
              </w:rPr>
              <w:br/>
              <w:t>windows-push-notifications</w:t>
            </w:r>
          </w:p>
        </w:tc>
        <w:tc>
          <w:tcPr>
            <w:tcW w:w="1729" w:type="dxa"/>
            <w:tcBorders>
              <w:top w:val="nil"/>
              <w:left w:val="nil"/>
              <w:bottom w:val="nil"/>
              <w:right w:val="nil"/>
            </w:tcBorders>
            <w:shd w:val="clear" w:color="D9E1F2" w:fill="D9E1F2"/>
            <w:noWrap/>
            <w:vAlign w:val="center"/>
            <w:hideMark/>
          </w:tcPr>
          <w:p w14:paraId="1735E33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095A6444"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MS-Updates</w:t>
            </w:r>
          </w:p>
        </w:tc>
      </w:tr>
      <w:tr w:rsidR="00AC2034" w:rsidRPr="00AC2034" w14:paraId="570DACAF" w14:textId="77777777" w:rsidTr="00AC2034">
        <w:trPr>
          <w:trHeight w:val="1500"/>
        </w:trPr>
        <w:tc>
          <w:tcPr>
            <w:tcW w:w="3220" w:type="dxa"/>
            <w:tcBorders>
              <w:top w:val="nil"/>
              <w:left w:val="nil"/>
              <w:bottom w:val="nil"/>
              <w:right w:val="nil"/>
            </w:tcBorders>
            <w:shd w:val="clear" w:color="auto" w:fill="auto"/>
            <w:noWrap/>
            <w:vAlign w:val="center"/>
            <w:hideMark/>
          </w:tcPr>
          <w:p w14:paraId="05D2C7DD"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SCCM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vAlign w:val="center"/>
            <w:hideMark/>
          </w:tcPr>
          <w:p w14:paraId="024A229C"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DMZ;</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auto" w:fill="auto"/>
            <w:noWrap/>
            <w:vAlign w:val="center"/>
            <w:hideMark/>
          </w:tcPr>
          <w:p w14:paraId="711E6C6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37325C74"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noWrap/>
            <w:vAlign w:val="center"/>
            <w:hideMark/>
          </w:tcPr>
          <w:p w14:paraId="2211AA3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NapervilleSCCM</w:t>
            </w:r>
            <w:proofErr w:type="spellEnd"/>
            <w:r w:rsidRPr="00AC2034">
              <w:rPr>
                <w:rFonts w:ascii="Calibri" w:eastAsia="Times New Roman" w:hAnsi="Calibri" w:cs="Calibri"/>
                <w:lang w:val="de-CH" w:eastAsia="de-CH"/>
              </w:rPr>
              <w:t>-Servers</w:t>
            </w:r>
          </w:p>
        </w:tc>
        <w:tc>
          <w:tcPr>
            <w:tcW w:w="1944" w:type="dxa"/>
            <w:tcBorders>
              <w:top w:val="nil"/>
              <w:left w:val="nil"/>
              <w:bottom w:val="nil"/>
              <w:right w:val="nil"/>
            </w:tcBorders>
            <w:shd w:val="clear" w:color="auto" w:fill="auto"/>
            <w:vAlign w:val="center"/>
            <w:hideMark/>
          </w:tcPr>
          <w:p w14:paraId="1ABC55FA"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ms-sms</w:t>
            </w:r>
            <w:proofErr w:type="spellEnd"/>
            <w:r w:rsidRPr="00AC2034">
              <w:rPr>
                <w:rFonts w:ascii="Calibri" w:eastAsia="Times New Roman" w:hAnsi="Calibri" w:cs="Calibri"/>
                <w:lang w:eastAsia="de-CH"/>
              </w:rPr>
              <w:t>;</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ms</w:t>
            </w:r>
            <w:proofErr w:type="spellEnd"/>
            <w:r w:rsidRPr="00AC2034">
              <w:rPr>
                <w:rFonts w:ascii="Calibri" w:eastAsia="Times New Roman" w:hAnsi="Calibri" w:cs="Calibri"/>
                <w:lang w:eastAsia="de-CH"/>
              </w:rPr>
              <w:t>-update;</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ssl</w:t>
            </w:r>
            <w:proofErr w:type="spellEnd"/>
            <w:r w:rsidRPr="00AC2034">
              <w:rPr>
                <w:rFonts w:ascii="Calibri" w:eastAsia="Times New Roman" w:hAnsi="Calibri" w:cs="Calibri"/>
                <w:lang w:eastAsia="de-CH"/>
              </w:rPr>
              <w:t>;</w:t>
            </w:r>
            <w:r w:rsidRPr="00AC2034">
              <w:rPr>
                <w:rFonts w:ascii="Calibri" w:eastAsia="Times New Roman" w:hAnsi="Calibri" w:cs="Calibri"/>
                <w:lang w:eastAsia="de-CH"/>
              </w:rPr>
              <w:br/>
              <w:t>web-browsing;</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webdav</w:t>
            </w:r>
            <w:proofErr w:type="spellEnd"/>
          </w:p>
        </w:tc>
        <w:tc>
          <w:tcPr>
            <w:tcW w:w="1729" w:type="dxa"/>
            <w:tcBorders>
              <w:top w:val="nil"/>
              <w:left w:val="nil"/>
              <w:bottom w:val="nil"/>
              <w:right w:val="nil"/>
            </w:tcBorders>
            <w:shd w:val="clear" w:color="auto" w:fill="auto"/>
            <w:noWrap/>
            <w:vAlign w:val="center"/>
            <w:hideMark/>
          </w:tcPr>
          <w:p w14:paraId="463B28A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134" w:type="dxa"/>
            <w:tcBorders>
              <w:top w:val="nil"/>
              <w:left w:val="nil"/>
              <w:bottom w:val="nil"/>
              <w:right w:val="nil"/>
            </w:tcBorders>
            <w:shd w:val="clear" w:color="auto" w:fill="auto"/>
            <w:noWrap/>
            <w:vAlign w:val="center"/>
            <w:hideMark/>
          </w:tcPr>
          <w:p w14:paraId="6694019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2D43DDB5" w14:textId="77777777" w:rsidTr="00AC2034">
        <w:trPr>
          <w:trHeight w:val="2100"/>
        </w:trPr>
        <w:tc>
          <w:tcPr>
            <w:tcW w:w="3220" w:type="dxa"/>
            <w:tcBorders>
              <w:top w:val="nil"/>
              <w:left w:val="nil"/>
              <w:bottom w:val="nil"/>
              <w:right w:val="nil"/>
            </w:tcBorders>
            <w:shd w:val="clear" w:color="D9E1F2" w:fill="D9E1F2"/>
            <w:noWrap/>
            <w:vAlign w:val="center"/>
            <w:hideMark/>
          </w:tcPr>
          <w:p w14:paraId="42A6A392"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Plant SQL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Out</w:t>
            </w:r>
          </w:p>
        </w:tc>
        <w:tc>
          <w:tcPr>
            <w:tcW w:w="1520" w:type="dxa"/>
            <w:tcBorders>
              <w:top w:val="nil"/>
              <w:left w:val="nil"/>
              <w:bottom w:val="nil"/>
              <w:right w:val="nil"/>
            </w:tcBorders>
            <w:shd w:val="clear" w:color="D9E1F2" w:fill="D9E1F2"/>
            <w:noWrap/>
            <w:vAlign w:val="center"/>
            <w:hideMark/>
          </w:tcPr>
          <w:p w14:paraId="0DDDE46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D9E1F2" w:fill="D9E1F2"/>
            <w:noWrap/>
            <w:vAlign w:val="center"/>
            <w:hideMark/>
          </w:tcPr>
          <w:p w14:paraId="148FADB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D9E1F2" w:fill="D9E1F2"/>
            <w:noWrap/>
            <w:vAlign w:val="center"/>
            <w:hideMark/>
          </w:tcPr>
          <w:p w14:paraId="67071F3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D9E1F2" w:fill="D9E1F2"/>
            <w:noWrap/>
            <w:vAlign w:val="center"/>
            <w:hideMark/>
          </w:tcPr>
          <w:p w14:paraId="1745588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CIDDCSQL02</w:t>
            </w:r>
          </w:p>
        </w:tc>
        <w:tc>
          <w:tcPr>
            <w:tcW w:w="1944" w:type="dxa"/>
            <w:tcBorders>
              <w:top w:val="nil"/>
              <w:left w:val="nil"/>
              <w:bottom w:val="nil"/>
              <w:right w:val="nil"/>
            </w:tcBorders>
            <w:shd w:val="clear" w:color="D9E1F2" w:fill="D9E1F2"/>
            <w:vAlign w:val="center"/>
            <w:hideMark/>
          </w:tcPr>
          <w:p w14:paraId="5A60DFF8"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ms</w:t>
            </w:r>
            <w:proofErr w:type="spellEnd"/>
            <w:r w:rsidRPr="00AC2034">
              <w:rPr>
                <w:rFonts w:ascii="Calibri" w:eastAsia="Times New Roman" w:hAnsi="Calibri" w:cs="Calibri"/>
                <w:lang w:eastAsia="de-CH"/>
              </w:rPr>
              <w:t>-ds-</w:t>
            </w:r>
            <w:proofErr w:type="spellStart"/>
            <w:r w:rsidRPr="00AC2034">
              <w:rPr>
                <w:rFonts w:ascii="Calibri" w:eastAsia="Times New Roman" w:hAnsi="Calibri" w:cs="Calibri"/>
                <w:lang w:eastAsia="de-CH"/>
              </w:rPr>
              <w:t>smb</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msrpc</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mssql</w:t>
            </w:r>
            <w:proofErr w:type="spellEnd"/>
            <w:r w:rsidRPr="00AC2034">
              <w:rPr>
                <w:rFonts w:ascii="Calibri" w:eastAsia="Times New Roman" w:hAnsi="Calibri" w:cs="Calibri"/>
                <w:lang w:eastAsia="de-CH"/>
              </w:rPr>
              <w:t>-</w:t>
            </w:r>
            <w:proofErr w:type="spellStart"/>
            <w:r w:rsidRPr="00AC2034">
              <w:rPr>
                <w:rFonts w:ascii="Calibri" w:eastAsia="Times New Roman" w:hAnsi="Calibri" w:cs="Calibri"/>
                <w:lang w:eastAsia="de-CH"/>
              </w:rPr>
              <w:t>db</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mssql</w:t>
            </w:r>
            <w:proofErr w:type="spellEnd"/>
            <w:r w:rsidRPr="00AC2034">
              <w:rPr>
                <w:rFonts w:ascii="Calibri" w:eastAsia="Times New Roman" w:hAnsi="Calibri" w:cs="Calibri"/>
                <w:lang w:eastAsia="de-CH"/>
              </w:rPr>
              <w:t>-</w:t>
            </w:r>
            <w:proofErr w:type="spellStart"/>
            <w:r w:rsidRPr="00AC2034">
              <w:rPr>
                <w:rFonts w:ascii="Calibri" w:eastAsia="Times New Roman" w:hAnsi="Calibri" w:cs="Calibri"/>
                <w:lang w:eastAsia="de-CH"/>
              </w:rPr>
              <w:t>db</w:t>
            </w:r>
            <w:proofErr w:type="spellEnd"/>
            <w:r w:rsidRPr="00AC2034">
              <w:rPr>
                <w:rFonts w:ascii="Calibri" w:eastAsia="Times New Roman" w:hAnsi="Calibri" w:cs="Calibri"/>
                <w:lang w:eastAsia="de-CH"/>
              </w:rPr>
              <w:t>-unencrypted;</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netbios</w:t>
            </w:r>
            <w:proofErr w:type="spellEnd"/>
            <w:r w:rsidRPr="00AC2034">
              <w:rPr>
                <w:rFonts w:ascii="Calibri" w:eastAsia="Times New Roman" w:hAnsi="Calibri" w:cs="Calibri"/>
                <w:lang w:eastAsia="de-CH"/>
              </w:rPr>
              <w:t>-ns;</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netbios</w:t>
            </w:r>
            <w:proofErr w:type="spellEnd"/>
            <w:r w:rsidRPr="00AC2034">
              <w:rPr>
                <w:rFonts w:ascii="Calibri" w:eastAsia="Times New Roman" w:hAnsi="Calibri" w:cs="Calibri"/>
                <w:lang w:eastAsia="de-CH"/>
              </w:rPr>
              <w:t>-ss</w:t>
            </w:r>
          </w:p>
        </w:tc>
        <w:tc>
          <w:tcPr>
            <w:tcW w:w="1729" w:type="dxa"/>
            <w:tcBorders>
              <w:top w:val="nil"/>
              <w:left w:val="nil"/>
              <w:bottom w:val="nil"/>
              <w:right w:val="nil"/>
            </w:tcBorders>
            <w:shd w:val="clear" w:color="D9E1F2" w:fill="D9E1F2"/>
            <w:noWrap/>
            <w:vAlign w:val="center"/>
            <w:hideMark/>
          </w:tcPr>
          <w:p w14:paraId="517D132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46545B6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334F2A42" w14:textId="77777777" w:rsidTr="00AC2034">
        <w:trPr>
          <w:trHeight w:val="600"/>
        </w:trPr>
        <w:tc>
          <w:tcPr>
            <w:tcW w:w="3220" w:type="dxa"/>
            <w:tcBorders>
              <w:top w:val="nil"/>
              <w:left w:val="nil"/>
              <w:bottom w:val="nil"/>
              <w:right w:val="nil"/>
            </w:tcBorders>
            <w:shd w:val="clear" w:color="auto" w:fill="auto"/>
            <w:noWrap/>
            <w:vAlign w:val="center"/>
            <w:hideMark/>
          </w:tcPr>
          <w:p w14:paraId="1F9D275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WebSeason</w:t>
            </w:r>
            <w:proofErr w:type="spellEnd"/>
            <w:r w:rsidRPr="00AC2034">
              <w:rPr>
                <w:rFonts w:ascii="Calibri" w:eastAsia="Times New Roman" w:hAnsi="Calibri" w:cs="Calibri"/>
                <w:lang w:val="de-CH" w:eastAsia="de-CH"/>
              </w:rPr>
              <w:t xml:space="preserve">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In</w:t>
            </w:r>
          </w:p>
        </w:tc>
        <w:tc>
          <w:tcPr>
            <w:tcW w:w="1520" w:type="dxa"/>
            <w:tcBorders>
              <w:top w:val="nil"/>
              <w:left w:val="nil"/>
              <w:bottom w:val="nil"/>
              <w:right w:val="nil"/>
            </w:tcBorders>
            <w:shd w:val="clear" w:color="auto" w:fill="auto"/>
            <w:noWrap/>
            <w:vAlign w:val="center"/>
            <w:hideMark/>
          </w:tcPr>
          <w:p w14:paraId="6AFA41F7"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auto" w:fill="auto"/>
            <w:noWrap/>
            <w:vAlign w:val="center"/>
            <w:hideMark/>
          </w:tcPr>
          <w:p w14:paraId="1DC17E0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230C3ED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auto" w:fill="auto"/>
            <w:vAlign w:val="center"/>
            <w:hideMark/>
          </w:tcPr>
          <w:p w14:paraId="27D37A5A"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H-10.145.221.41;</w:t>
            </w:r>
            <w:r w:rsidRPr="00AC2034">
              <w:rPr>
                <w:rFonts w:ascii="Calibri" w:eastAsia="Times New Roman" w:hAnsi="Calibri" w:cs="Calibri"/>
                <w:lang w:val="de-CH" w:eastAsia="de-CH"/>
              </w:rPr>
              <w:br/>
              <w:t>H-10.145.221.42</w:t>
            </w:r>
          </w:p>
        </w:tc>
        <w:tc>
          <w:tcPr>
            <w:tcW w:w="1944" w:type="dxa"/>
            <w:tcBorders>
              <w:top w:val="nil"/>
              <w:left w:val="nil"/>
              <w:bottom w:val="nil"/>
              <w:right w:val="nil"/>
            </w:tcBorders>
            <w:shd w:val="clear" w:color="auto" w:fill="auto"/>
            <w:noWrap/>
            <w:vAlign w:val="center"/>
            <w:hideMark/>
          </w:tcPr>
          <w:p w14:paraId="770983A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729" w:type="dxa"/>
            <w:tcBorders>
              <w:top w:val="nil"/>
              <w:left w:val="nil"/>
              <w:bottom w:val="nil"/>
              <w:right w:val="nil"/>
            </w:tcBorders>
            <w:shd w:val="clear" w:color="auto" w:fill="auto"/>
            <w:noWrap/>
            <w:vAlign w:val="center"/>
            <w:hideMark/>
          </w:tcPr>
          <w:p w14:paraId="430D2112"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tcp-2048</w:t>
            </w:r>
          </w:p>
        </w:tc>
        <w:tc>
          <w:tcPr>
            <w:tcW w:w="1134" w:type="dxa"/>
            <w:tcBorders>
              <w:top w:val="nil"/>
              <w:left w:val="nil"/>
              <w:bottom w:val="nil"/>
              <w:right w:val="nil"/>
            </w:tcBorders>
            <w:shd w:val="clear" w:color="auto" w:fill="auto"/>
            <w:noWrap/>
            <w:vAlign w:val="center"/>
            <w:hideMark/>
          </w:tcPr>
          <w:p w14:paraId="69BA836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7318E621" w14:textId="77777777" w:rsidTr="00AC2034">
        <w:trPr>
          <w:trHeight w:val="300"/>
        </w:trPr>
        <w:tc>
          <w:tcPr>
            <w:tcW w:w="3220" w:type="dxa"/>
            <w:tcBorders>
              <w:top w:val="nil"/>
              <w:left w:val="nil"/>
              <w:bottom w:val="nil"/>
              <w:right w:val="nil"/>
            </w:tcBorders>
            <w:shd w:val="clear" w:color="D9E1F2" w:fill="D9E1F2"/>
            <w:noWrap/>
            <w:vAlign w:val="center"/>
            <w:hideMark/>
          </w:tcPr>
          <w:p w14:paraId="7F14EFC7"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TEC-</w:t>
            </w:r>
            <w:proofErr w:type="spellStart"/>
            <w:r w:rsidRPr="00AC2034">
              <w:rPr>
                <w:rFonts w:ascii="Calibri" w:eastAsia="Times New Roman" w:hAnsi="Calibri" w:cs="Calibri"/>
                <w:lang w:val="de-CH" w:eastAsia="de-CH"/>
              </w:rPr>
              <w:t>Labelprinters</w:t>
            </w:r>
            <w:proofErr w:type="spellEnd"/>
            <w:r w:rsidRPr="00AC2034">
              <w:rPr>
                <w:rFonts w:ascii="Calibri" w:eastAsia="Times New Roman" w:hAnsi="Calibri" w:cs="Calibri"/>
                <w:lang w:val="de-CH" w:eastAsia="de-CH"/>
              </w:rPr>
              <w:t xml:space="preserve">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In</w:t>
            </w:r>
          </w:p>
        </w:tc>
        <w:tc>
          <w:tcPr>
            <w:tcW w:w="1520" w:type="dxa"/>
            <w:tcBorders>
              <w:top w:val="nil"/>
              <w:left w:val="nil"/>
              <w:bottom w:val="nil"/>
              <w:right w:val="nil"/>
            </w:tcBorders>
            <w:shd w:val="clear" w:color="D9E1F2" w:fill="D9E1F2"/>
            <w:noWrap/>
            <w:vAlign w:val="center"/>
            <w:hideMark/>
          </w:tcPr>
          <w:p w14:paraId="613FA24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D9E1F2" w:fill="D9E1F2"/>
            <w:noWrap/>
            <w:vAlign w:val="center"/>
            <w:hideMark/>
          </w:tcPr>
          <w:p w14:paraId="6141305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CIDDCPRT01</w:t>
            </w:r>
          </w:p>
        </w:tc>
        <w:tc>
          <w:tcPr>
            <w:tcW w:w="1460" w:type="dxa"/>
            <w:tcBorders>
              <w:top w:val="nil"/>
              <w:left w:val="nil"/>
              <w:bottom w:val="nil"/>
              <w:right w:val="nil"/>
            </w:tcBorders>
            <w:shd w:val="clear" w:color="D9E1F2" w:fill="D9E1F2"/>
            <w:noWrap/>
            <w:vAlign w:val="center"/>
            <w:hideMark/>
          </w:tcPr>
          <w:p w14:paraId="1CE9774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D9E1F2" w:fill="D9E1F2"/>
            <w:noWrap/>
            <w:vAlign w:val="center"/>
            <w:hideMark/>
          </w:tcPr>
          <w:p w14:paraId="4392365D"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3913-Labelprinter_NATs</w:t>
            </w:r>
          </w:p>
        </w:tc>
        <w:tc>
          <w:tcPr>
            <w:tcW w:w="1944" w:type="dxa"/>
            <w:tcBorders>
              <w:top w:val="nil"/>
              <w:left w:val="nil"/>
              <w:bottom w:val="nil"/>
              <w:right w:val="nil"/>
            </w:tcBorders>
            <w:shd w:val="clear" w:color="D9E1F2" w:fill="D9E1F2"/>
            <w:noWrap/>
            <w:vAlign w:val="center"/>
            <w:hideMark/>
          </w:tcPr>
          <w:p w14:paraId="5B3C578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729" w:type="dxa"/>
            <w:tcBorders>
              <w:top w:val="nil"/>
              <w:left w:val="nil"/>
              <w:bottom w:val="nil"/>
              <w:right w:val="nil"/>
            </w:tcBorders>
            <w:shd w:val="clear" w:color="D9E1F2" w:fill="D9E1F2"/>
            <w:noWrap/>
            <w:vAlign w:val="center"/>
            <w:hideMark/>
          </w:tcPr>
          <w:p w14:paraId="34F6329A"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TCP-8000</w:t>
            </w:r>
          </w:p>
        </w:tc>
        <w:tc>
          <w:tcPr>
            <w:tcW w:w="1134" w:type="dxa"/>
            <w:tcBorders>
              <w:top w:val="nil"/>
              <w:left w:val="nil"/>
              <w:bottom w:val="nil"/>
              <w:right w:val="nil"/>
            </w:tcBorders>
            <w:shd w:val="clear" w:color="D9E1F2" w:fill="D9E1F2"/>
            <w:noWrap/>
            <w:vAlign w:val="center"/>
            <w:hideMark/>
          </w:tcPr>
          <w:p w14:paraId="64001B0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6C05505A" w14:textId="77777777" w:rsidTr="00AC2034">
        <w:trPr>
          <w:trHeight w:val="900"/>
        </w:trPr>
        <w:tc>
          <w:tcPr>
            <w:tcW w:w="3220" w:type="dxa"/>
            <w:tcBorders>
              <w:top w:val="nil"/>
              <w:left w:val="nil"/>
              <w:bottom w:val="nil"/>
              <w:right w:val="nil"/>
            </w:tcBorders>
            <w:shd w:val="clear" w:color="auto" w:fill="auto"/>
            <w:noWrap/>
            <w:vAlign w:val="center"/>
            <w:hideMark/>
          </w:tcPr>
          <w:p w14:paraId="1D4167F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HP-Printer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In</w:t>
            </w:r>
          </w:p>
        </w:tc>
        <w:tc>
          <w:tcPr>
            <w:tcW w:w="1520" w:type="dxa"/>
            <w:tcBorders>
              <w:top w:val="nil"/>
              <w:left w:val="nil"/>
              <w:bottom w:val="nil"/>
              <w:right w:val="nil"/>
            </w:tcBorders>
            <w:shd w:val="clear" w:color="auto" w:fill="auto"/>
            <w:noWrap/>
            <w:vAlign w:val="center"/>
            <w:hideMark/>
          </w:tcPr>
          <w:p w14:paraId="713F333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auto" w:fill="auto"/>
            <w:noWrap/>
            <w:vAlign w:val="center"/>
            <w:hideMark/>
          </w:tcPr>
          <w:p w14:paraId="209DC5A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5FB4D336"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auto" w:fill="auto"/>
            <w:noWrap/>
            <w:vAlign w:val="center"/>
            <w:hideMark/>
          </w:tcPr>
          <w:p w14:paraId="3717B14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NeuraLabel-Printer_NAT</w:t>
            </w:r>
            <w:proofErr w:type="spellEnd"/>
          </w:p>
        </w:tc>
        <w:tc>
          <w:tcPr>
            <w:tcW w:w="1944" w:type="dxa"/>
            <w:tcBorders>
              <w:top w:val="nil"/>
              <w:left w:val="nil"/>
              <w:bottom w:val="nil"/>
              <w:right w:val="nil"/>
            </w:tcBorders>
            <w:shd w:val="clear" w:color="auto" w:fill="auto"/>
            <w:vAlign w:val="center"/>
            <w:hideMark/>
          </w:tcPr>
          <w:p w14:paraId="22F8075F" w14:textId="77777777" w:rsidR="00AC2034" w:rsidRPr="00AC2034" w:rsidRDefault="00AC2034" w:rsidP="00AC2034">
            <w:pPr>
              <w:spacing w:after="0" w:line="240" w:lineRule="auto"/>
              <w:rPr>
                <w:rFonts w:ascii="Calibri" w:eastAsia="Times New Roman" w:hAnsi="Calibri" w:cs="Calibri"/>
                <w:lang w:eastAsia="de-CH"/>
              </w:rPr>
            </w:pPr>
            <w:r w:rsidRPr="00AC2034">
              <w:rPr>
                <w:rFonts w:ascii="Calibri" w:eastAsia="Times New Roman" w:hAnsi="Calibri" w:cs="Calibri"/>
                <w:lang w:eastAsia="de-CH"/>
              </w:rPr>
              <w:t>hp-</w:t>
            </w:r>
            <w:proofErr w:type="spellStart"/>
            <w:r w:rsidRPr="00AC2034">
              <w:rPr>
                <w:rFonts w:ascii="Calibri" w:eastAsia="Times New Roman" w:hAnsi="Calibri" w:cs="Calibri"/>
                <w:lang w:eastAsia="de-CH"/>
              </w:rPr>
              <w:t>jetdirect</w:t>
            </w:r>
            <w:proofErr w:type="spellEnd"/>
            <w:r w:rsidRPr="00AC2034">
              <w:rPr>
                <w:rFonts w:ascii="Calibri" w:eastAsia="Times New Roman" w:hAnsi="Calibri" w:cs="Calibri"/>
                <w:lang w:eastAsia="de-CH"/>
              </w:rPr>
              <w:t>;</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snmp</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t>snmpv1</w:t>
            </w:r>
          </w:p>
        </w:tc>
        <w:tc>
          <w:tcPr>
            <w:tcW w:w="1729" w:type="dxa"/>
            <w:tcBorders>
              <w:top w:val="nil"/>
              <w:left w:val="nil"/>
              <w:bottom w:val="nil"/>
              <w:right w:val="nil"/>
            </w:tcBorders>
            <w:shd w:val="clear" w:color="auto" w:fill="auto"/>
            <w:noWrap/>
            <w:vAlign w:val="center"/>
            <w:hideMark/>
          </w:tcPr>
          <w:p w14:paraId="203F8B8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40D9510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2F58B0F5" w14:textId="77777777" w:rsidTr="00AC2034">
        <w:trPr>
          <w:trHeight w:val="600"/>
        </w:trPr>
        <w:tc>
          <w:tcPr>
            <w:tcW w:w="3220" w:type="dxa"/>
            <w:tcBorders>
              <w:top w:val="nil"/>
              <w:left w:val="nil"/>
              <w:bottom w:val="nil"/>
              <w:right w:val="nil"/>
            </w:tcBorders>
            <w:shd w:val="clear" w:color="D9E1F2" w:fill="D9E1F2"/>
            <w:noWrap/>
            <w:vAlign w:val="center"/>
            <w:hideMark/>
          </w:tcPr>
          <w:p w14:paraId="22E8875B"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Check-Scales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In</w:t>
            </w:r>
          </w:p>
        </w:tc>
        <w:tc>
          <w:tcPr>
            <w:tcW w:w="1520" w:type="dxa"/>
            <w:tcBorders>
              <w:top w:val="nil"/>
              <w:left w:val="nil"/>
              <w:bottom w:val="nil"/>
              <w:right w:val="nil"/>
            </w:tcBorders>
            <w:shd w:val="clear" w:color="D9E1F2" w:fill="D9E1F2"/>
            <w:noWrap/>
            <w:vAlign w:val="center"/>
            <w:hideMark/>
          </w:tcPr>
          <w:p w14:paraId="4D9D6EDF"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D9E1F2" w:fill="D9E1F2"/>
            <w:noWrap/>
            <w:vAlign w:val="center"/>
            <w:hideMark/>
          </w:tcPr>
          <w:p w14:paraId="2BB33F6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D9E1F2" w:fill="D9E1F2"/>
            <w:noWrap/>
            <w:vAlign w:val="center"/>
            <w:hideMark/>
          </w:tcPr>
          <w:p w14:paraId="1694E6F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D9E1F2" w:fill="D9E1F2"/>
            <w:noWrap/>
            <w:vAlign w:val="center"/>
            <w:hideMark/>
          </w:tcPr>
          <w:p w14:paraId="696DEF5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3913-CheckScales_NATs</w:t>
            </w:r>
          </w:p>
        </w:tc>
        <w:tc>
          <w:tcPr>
            <w:tcW w:w="1944" w:type="dxa"/>
            <w:tcBorders>
              <w:top w:val="nil"/>
              <w:left w:val="nil"/>
              <w:bottom w:val="nil"/>
              <w:right w:val="nil"/>
            </w:tcBorders>
            <w:shd w:val="clear" w:color="D9E1F2" w:fill="D9E1F2"/>
            <w:noWrap/>
            <w:vAlign w:val="center"/>
            <w:hideMark/>
          </w:tcPr>
          <w:p w14:paraId="3984CE3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729" w:type="dxa"/>
            <w:tcBorders>
              <w:top w:val="nil"/>
              <w:left w:val="nil"/>
              <w:bottom w:val="nil"/>
              <w:right w:val="nil"/>
            </w:tcBorders>
            <w:shd w:val="clear" w:color="D9E1F2" w:fill="D9E1F2"/>
            <w:vAlign w:val="center"/>
            <w:hideMark/>
          </w:tcPr>
          <w:p w14:paraId="36E8622F"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tcp-1234;</w:t>
            </w:r>
            <w:r w:rsidRPr="00AC2034">
              <w:rPr>
                <w:rFonts w:ascii="Calibri" w:eastAsia="Times New Roman" w:hAnsi="Calibri" w:cs="Calibri"/>
                <w:lang w:val="de-CH" w:eastAsia="de-CH"/>
              </w:rPr>
              <w:br/>
              <w:t>tcp-55000</w:t>
            </w:r>
          </w:p>
        </w:tc>
        <w:tc>
          <w:tcPr>
            <w:tcW w:w="1134" w:type="dxa"/>
            <w:tcBorders>
              <w:top w:val="nil"/>
              <w:left w:val="nil"/>
              <w:bottom w:val="nil"/>
              <w:right w:val="nil"/>
            </w:tcBorders>
            <w:shd w:val="clear" w:color="D9E1F2" w:fill="D9E1F2"/>
            <w:noWrap/>
            <w:vAlign w:val="center"/>
            <w:hideMark/>
          </w:tcPr>
          <w:p w14:paraId="0C0B7A1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0AEC366C" w14:textId="77777777" w:rsidTr="00AC2034">
        <w:trPr>
          <w:trHeight w:val="300"/>
        </w:trPr>
        <w:tc>
          <w:tcPr>
            <w:tcW w:w="3220" w:type="dxa"/>
            <w:tcBorders>
              <w:top w:val="nil"/>
              <w:left w:val="nil"/>
              <w:bottom w:val="nil"/>
              <w:right w:val="nil"/>
            </w:tcBorders>
            <w:shd w:val="clear" w:color="auto" w:fill="auto"/>
            <w:noWrap/>
            <w:vAlign w:val="center"/>
            <w:hideMark/>
          </w:tcPr>
          <w:p w14:paraId="78897B98"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lastRenderedPageBreak/>
              <w:t xml:space="preserve">PLC-Devices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In</w:t>
            </w:r>
          </w:p>
        </w:tc>
        <w:tc>
          <w:tcPr>
            <w:tcW w:w="1520" w:type="dxa"/>
            <w:tcBorders>
              <w:top w:val="nil"/>
              <w:left w:val="nil"/>
              <w:bottom w:val="nil"/>
              <w:right w:val="nil"/>
            </w:tcBorders>
            <w:shd w:val="clear" w:color="auto" w:fill="auto"/>
            <w:noWrap/>
            <w:vAlign w:val="center"/>
            <w:hideMark/>
          </w:tcPr>
          <w:p w14:paraId="4D57793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auto" w:fill="auto"/>
            <w:noWrap/>
            <w:vAlign w:val="center"/>
            <w:hideMark/>
          </w:tcPr>
          <w:p w14:paraId="2FD13A1F"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CIDDCPRD01</w:t>
            </w:r>
          </w:p>
        </w:tc>
        <w:tc>
          <w:tcPr>
            <w:tcW w:w="1460" w:type="dxa"/>
            <w:tcBorders>
              <w:top w:val="nil"/>
              <w:left w:val="nil"/>
              <w:bottom w:val="nil"/>
              <w:right w:val="nil"/>
            </w:tcBorders>
            <w:shd w:val="clear" w:color="auto" w:fill="auto"/>
            <w:noWrap/>
            <w:vAlign w:val="center"/>
            <w:hideMark/>
          </w:tcPr>
          <w:p w14:paraId="08AF91A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auto" w:fill="auto"/>
            <w:noWrap/>
            <w:vAlign w:val="center"/>
            <w:hideMark/>
          </w:tcPr>
          <w:p w14:paraId="5272833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H-10.145.221.17</w:t>
            </w:r>
          </w:p>
        </w:tc>
        <w:tc>
          <w:tcPr>
            <w:tcW w:w="1944" w:type="dxa"/>
            <w:tcBorders>
              <w:top w:val="nil"/>
              <w:left w:val="nil"/>
              <w:bottom w:val="nil"/>
              <w:right w:val="nil"/>
            </w:tcBorders>
            <w:shd w:val="clear" w:color="auto" w:fill="auto"/>
            <w:noWrap/>
            <w:vAlign w:val="center"/>
            <w:hideMark/>
          </w:tcPr>
          <w:p w14:paraId="0E209187"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web-</w:t>
            </w:r>
            <w:proofErr w:type="spellStart"/>
            <w:r w:rsidRPr="00AC2034">
              <w:rPr>
                <w:rFonts w:ascii="Calibri" w:eastAsia="Times New Roman" w:hAnsi="Calibri" w:cs="Calibri"/>
                <w:lang w:val="de-CH" w:eastAsia="de-CH"/>
              </w:rPr>
              <w:t>browsing</w:t>
            </w:r>
            <w:proofErr w:type="spellEnd"/>
          </w:p>
        </w:tc>
        <w:tc>
          <w:tcPr>
            <w:tcW w:w="1729" w:type="dxa"/>
            <w:tcBorders>
              <w:top w:val="nil"/>
              <w:left w:val="nil"/>
              <w:bottom w:val="nil"/>
              <w:right w:val="nil"/>
            </w:tcBorders>
            <w:shd w:val="clear" w:color="auto" w:fill="auto"/>
            <w:noWrap/>
            <w:vAlign w:val="center"/>
            <w:hideMark/>
          </w:tcPr>
          <w:p w14:paraId="127B9288"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29B11E8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2CF75510" w14:textId="77777777" w:rsidTr="00AC2034">
        <w:trPr>
          <w:trHeight w:val="300"/>
        </w:trPr>
        <w:tc>
          <w:tcPr>
            <w:tcW w:w="3220" w:type="dxa"/>
            <w:tcBorders>
              <w:top w:val="nil"/>
              <w:left w:val="nil"/>
              <w:bottom w:val="nil"/>
              <w:right w:val="nil"/>
            </w:tcBorders>
            <w:shd w:val="clear" w:color="D9E1F2" w:fill="D9E1F2"/>
            <w:noWrap/>
            <w:vAlign w:val="center"/>
            <w:hideMark/>
          </w:tcPr>
          <w:p w14:paraId="22F094D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FTP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Out</w:t>
            </w:r>
          </w:p>
        </w:tc>
        <w:tc>
          <w:tcPr>
            <w:tcW w:w="1520" w:type="dxa"/>
            <w:tcBorders>
              <w:top w:val="nil"/>
              <w:left w:val="nil"/>
              <w:bottom w:val="nil"/>
              <w:right w:val="nil"/>
            </w:tcBorders>
            <w:shd w:val="clear" w:color="D9E1F2" w:fill="D9E1F2"/>
            <w:noWrap/>
            <w:vAlign w:val="center"/>
            <w:hideMark/>
          </w:tcPr>
          <w:p w14:paraId="028BD50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D9E1F2" w:fill="D9E1F2"/>
            <w:noWrap/>
            <w:vAlign w:val="center"/>
            <w:hideMark/>
          </w:tcPr>
          <w:p w14:paraId="49773E5C"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H-192.168.6.40</w:t>
            </w:r>
          </w:p>
        </w:tc>
        <w:tc>
          <w:tcPr>
            <w:tcW w:w="1460" w:type="dxa"/>
            <w:tcBorders>
              <w:top w:val="nil"/>
              <w:left w:val="nil"/>
              <w:bottom w:val="nil"/>
              <w:right w:val="nil"/>
            </w:tcBorders>
            <w:shd w:val="clear" w:color="D9E1F2" w:fill="D9E1F2"/>
            <w:noWrap/>
            <w:vAlign w:val="center"/>
            <w:hideMark/>
          </w:tcPr>
          <w:p w14:paraId="7EA035B3"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D9E1F2" w:fill="D9E1F2"/>
            <w:noWrap/>
            <w:vAlign w:val="center"/>
            <w:hideMark/>
          </w:tcPr>
          <w:p w14:paraId="6339028B"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CIDDCPRD01</w:t>
            </w:r>
          </w:p>
        </w:tc>
        <w:tc>
          <w:tcPr>
            <w:tcW w:w="1944" w:type="dxa"/>
            <w:tcBorders>
              <w:top w:val="nil"/>
              <w:left w:val="nil"/>
              <w:bottom w:val="nil"/>
              <w:right w:val="nil"/>
            </w:tcBorders>
            <w:shd w:val="clear" w:color="D9E1F2" w:fill="D9E1F2"/>
            <w:noWrap/>
            <w:vAlign w:val="center"/>
            <w:hideMark/>
          </w:tcPr>
          <w:p w14:paraId="1D238BB4"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ftp</w:t>
            </w:r>
          </w:p>
        </w:tc>
        <w:tc>
          <w:tcPr>
            <w:tcW w:w="1729" w:type="dxa"/>
            <w:tcBorders>
              <w:top w:val="nil"/>
              <w:left w:val="nil"/>
              <w:bottom w:val="nil"/>
              <w:right w:val="nil"/>
            </w:tcBorders>
            <w:shd w:val="clear" w:color="D9E1F2" w:fill="D9E1F2"/>
            <w:noWrap/>
            <w:vAlign w:val="center"/>
            <w:hideMark/>
          </w:tcPr>
          <w:p w14:paraId="77B33FD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134" w:type="dxa"/>
            <w:tcBorders>
              <w:top w:val="nil"/>
              <w:left w:val="nil"/>
              <w:bottom w:val="nil"/>
              <w:right w:val="nil"/>
            </w:tcBorders>
            <w:shd w:val="clear" w:color="D9E1F2" w:fill="D9E1F2"/>
            <w:noWrap/>
            <w:vAlign w:val="center"/>
            <w:hideMark/>
          </w:tcPr>
          <w:p w14:paraId="32A632C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4C1746C6" w14:textId="77777777" w:rsidTr="00AC2034">
        <w:trPr>
          <w:trHeight w:val="1200"/>
        </w:trPr>
        <w:tc>
          <w:tcPr>
            <w:tcW w:w="3220" w:type="dxa"/>
            <w:tcBorders>
              <w:top w:val="nil"/>
              <w:left w:val="nil"/>
              <w:bottom w:val="nil"/>
              <w:right w:val="nil"/>
            </w:tcBorders>
            <w:shd w:val="clear" w:color="auto" w:fill="auto"/>
            <w:vAlign w:val="center"/>
            <w:hideMark/>
          </w:tcPr>
          <w:p w14:paraId="27870CF2" w14:textId="77777777" w:rsidR="00AC2034" w:rsidRPr="00AC2034" w:rsidRDefault="00AC2034" w:rsidP="00AC2034">
            <w:pPr>
              <w:spacing w:after="0" w:line="240" w:lineRule="auto"/>
              <w:rPr>
                <w:rFonts w:ascii="Calibri" w:eastAsia="Times New Roman" w:hAnsi="Calibri" w:cs="Calibri"/>
                <w:i/>
                <w:iCs/>
                <w:lang w:eastAsia="de-CH"/>
              </w:rPr>
            </w:pPr>
            <w:r w:rsidRPr="00AC2034">
              <w:rPr>
                <w:rFonts w:ascii="Calibri" w:eastAsia="Times New Roman" w:hAnsi="Calibri" w:cs="Calibri"/>
                <w:i/>
                <w:iCs/>
                <w:lang w:eastAsia="de-CH"/>
              </w:rPr>
              <w:t>AD-</w:t>
            </w:r>
            <w:proofErr w:type="spellStart"/>
            <w:r w:rsidRPr="00AC2034">
              <w:rPr>
                <w:rFonts w:ascii="Calibri" w:eastAsia="Times New Roman" w:hAnsi="Calibri" w:cs="Calibri"/>
                <w:i/>
                <w:iCs/>
                <w:lang w:eastAsia="de-CH"/>
              </w:rPr>
              <w:t>Srv</w:t>
            </w:r>
            <w:proofErr w:type="spellEnd"/>
            <w:r w:rsidRPr="00AC2034">
              <w:rPr>
                <w:rFonts w:ascii="Calibri" w:eastAsia="Times New Roman" w:hAnsi="Calibri" w:cs="Calibri"/>
                <w:i/>
                <w:iCs/>
                <w:lang w:eastAsia="de-CH"/>
              </w:rPr>
              <w:t xml:space="preserve"> PLP Allow</w:t>
            </w:r>
            <w:r w:rsidRPr="00AC2034">
              <w:rPr>
                <w:rFonts w:ascii="Calibri" w:eastAsia="Times New Roman" w:hAnsi="Calibri" w:cs="Calibri"/>
                <w:i/>
                <w:iCs/>
                <w:lang w:eastAsia="de-CH"/>
              </w:rPr>
              <w:br/>
              <w:t>[rule disabled]</w:t>
            </w:r>
          </w:p>
        </w:tc>
        <w:tc>
          <w:tcPr>
            <w:tcW w:w="1520" w:type="dxa"/>
            <w:tcBorders>
              <w:top w:val="nil"/>
              <w:left w:val="nil"/>
              <w:bottom w:val="nil"/>
              <w:right w:val="nil"/>
            </w:tcBorders>
            <w:shd w:val="clear" w:color="auto" w:fill="auto"/>
            <w:noWrap/>
            <w:vAlign w:val="center"/>
            <w:hideMark/>
          </w:tcPr>
          <w:p w14:paraId="03087A5B"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PlantPrimary</w:t>
            </w:r>
            <w:proofErr w:type="spellEnd"/>
          </w:p>
        </w:tc>
        <w:tc>
          <w:tcPr>
            <w:tcW w:w="1921" w:type="dxa"/>
            <w:tcBorders>
              <w:top w:val="nil"/>
              <w:left w:val="nil"/>
              <w:bottom w:val="nil"/>
              <w:right w:val="nil"/>
            </w:tcBorders>
            <w:shd w:val="clear" w:color="auto" w:fill="auto"/>
            <w:noWrap/>
            <w:vAlign w:val="center"/>
            <w:hideMark/>
          </w:tcPr>
          <w:p w14:paraId="774AB1BF"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any</w:t>
            </w:r>
            <w:proofErr w:type="spellEnd"/>
          </w:p>
        </w:tc>
        <w:tc>
          <w:tcPr>
            <w:tcW w:w="1460" w:type="dxa"/>
            <w:tcBorders>
              <w:top w:val="nil"/>
              <w:left w:val="nil"/>
              <w:bottom w:val="nil"/>
              <w:right w:val="nil"/>
            </w:tcBorders>
            <w:shd w:val="clear" w:color="auto" w:fill="auto"/>
            <w:noWrap/>
            <w:vAlign w:val="center"/>
            <w:hideMark/>
          </w:tcPr>
          <w:p w14:paraId="0791F18A" w14:textId="77777777" w:rsidR="00AC2034" w:rsidRPr="00AC2034" w:rsidRDefault="00AC2034" w:rsidP="00AC2034">
            <w:pPr>
              <w:spacing w:after="0" w:line="240" w:lineRule="auto"/>
              <w:rPr>
                <w:rFonts w:ascii="Calibri" w:eastAsia="Times New Roman" w:hAnsi="Calibri" w:cs="Calibri"/>
                <w:i/>
                <w:iCs/>
                <w:lang w:val="de-CH" w:eastAsia="de-CH"/>
              </w:rPr>
            </w:pPr>
            <w:r w:rsidRPr="00AC2034">
              <w:rPr>
                <w:rFonts w:ascii="Calibri" w:eastAsia="Times New Roman" w:hAnsi="Calibri" w:cs="Calibri"/>
                <w:i/>
                <w:iCs/>
                <w:lang w:val="de-CH" w:eastAsia="de-CH"/>
              </w:rPr>
              <w:t>Enterprise</w:t>
            </w:r>
          </w:p>
        </w:tc>
        <w:tc>
          <w:tcPr>
            <w:tcW w:w="2551" w:type="dxa"/>
            <w:tcBorders>
              <w:top w:val="nil"/>
              <w:left w:val="nil"/>
              <w:bottom w:val="nil"/>
              <w:right w:val="nil"/>
            </w:tcBorders>
            <w:shd w:val="clear" w:color="auto" w:fill="auto"/>
            <w:vAlign w:val="center"/>
            <w:hideMark/>
          </w:tcPr>
          <w:p w14:paraId="04EBFD00" w14:textId="77777777" w:rsidR="00AC2034" w:rsidRPr="00AC2034" w:rsidRDefault="00AC2034" w:rsidP="00AC2034">
            <w:pPr>
              <w:spacing w:after="0" w:line="240" w:lineRule="auto"/>
              <w:rPr>
                <w:rFonts w:ascii="Calibri" w:eastAsia="Times New Roman" w:hAnsi="Calibri" w:cs="Calibri"/>
                <w:i/>
                <w:iCs/>
                <w:lang w:val="de-CH" w:eastAsia="de-CH"/>
              </w:rPr>
            </w:pPr>
            <w:r w:rsidRPr="00AC2034">
              <w:rPr>
                <w:rFonts w:ascii="Calibri" w:eastAsia="Times New Roman" w:hAnsi="Calibri" w:cs="Calibri"/>
                <w:i/>
                <w:iCs/>
                <w:lang w:val="de-CH" w:eastAsia="de-CH"/>
              </w:rPr>
              <w:t>AZHCDCIDADWE01P;</w:t>
            </w:r>
            <w:r w:rsidRPr="00AC2034">
              <w:rPr>
                <w:rFonts w:ascii="Calibri" w:eastAsia="Times New Roman" w:hAnsi="Calibri" w:cs="Calibri"/>
                <w:i/>
                <w:iCs/>
                <w:lang w:val="de-CH" w:eastAsia="de-CH"/>
              </w:rPr>
              <w:br/>
              <w:t>AZHCDCIDADWE02P;</w:t>
            </w:r>
            <w:r w:rsidRPr="00AC2034">
              <w:rPr>
                <w:rFonts w:ascii="Calibri" w:eastAsia="Times New Roman" w:hAnsi="Calibri" w:cs="Calibri"/>
                <w:i/>
                <w:iCs/>
                <w:lang w:val="de-CH" w:eastAsia="de-CH"/>
              </w:rPr>
              <w:br/>
              <w:t>CIDDCADS01;</w:t>
            </w:r>
            <w:r w:rsidRPr="00AC2034">
              <w:rPr>
                <w:rFonts w:ascii="Calibri" w:eastAsia="Times New Roman" w:hAnsi="Calibri" w:cs="Calibri"/>
                <w:i/>
                <w:iCs/>
                <w:lang w:val="de-CH" w:eastAsia="de-CH"/>
              </w:rPr>
              <w:br/>
            </w:r>
            <w:r w:rsidRPr="00AC2034">
              <w:rPr>
                <w:rFonts w:ascii="Calibri" w:eastAsia="Times New Roman" w:hAnsi="Calibri" w:cs="Calibri"/>
                <w:i/>
                <w:iCs/>
                <w:strike/>
                <w:lang w:val="de-CH" w:eastAsia="de-CH"/>
              </w:rPr>
              <w:t>CIDDCADS02</w:t>
            </w:r>
          </w:p>
        </w:tc>
        <w:tc>
          <w:tcPr>
            <w:tcW w:w="1944" w:type="dxa"/>
            <w:tcBorders>
              <w:top w:val="nil"/>
              <w:left w:val="nil"/>
              <w:bottom w:val="nil"/>
              <w:right w:val="nil"/>
            </w:tcBorders>
            <w:shd w:val="clear" w:color="auto" w:fill="auto"/>
            <w:noWrap/>
            <w:vAlign w:val="center"/>
            <w:hideMark/>
          </w:tcPr>
          <w:p w14:paraId="6C558F83"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ActiveDirectory_Apps</w:t>
            </w:r>
            <w:proofErr w:type="spellEnd"/>
          </w:p>
        </w:tc>
        <w:tc>
          <w:tcPr>
            <w:tcW w:w="1729" w:type="dxa"/>
            <w:tcBorders>
              <w:top w:val="nil"/>
              <w:left w:val="nil"/>
              <w:bottom w:val="nil"/>
              <w:right w:val="nil"/>
            </w:tcBorders>
            <w:shd w:val="clear" w:color="auto" w:fill="auto"/>
            <w:noWrap/>
            <w:vAlign w:val="center"/>
            <w:hideMark/>
          </w:tcPr>
          <w:p w14:paraId="296F7C5E"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application</w:t>
            </w:r>
            <w:proofErr w:type="spellEnd"/>
            <w:r w:rsidRPr="00AC2034">
              <w:rPr>
                <w:rFonts w:ascii="Calibri" w:eastAsia="Times New Roman" w:hAnsi="Calibri" w:cs="Calibri"/>
                <w:i/>
                <w:iCs/>
                <w:lang w:val="de-CH" w:eastAsia="de-CH"/>
              </w:rPr>
              <w:t>-default</w:t>
            </w:r>
          </w:p>
        </w:tc>
        <w:tc>
          <w:tcPr>
            <w:tcW w:w="1134" w:type="dxa"/>
            <w:tcBorders>
              <w:top w:val="nil"/>
              <w:left w:val="nil"/>
              <w:bottom w:val="nil"/>
              <w:right w:val="nil"/>
            </w:tcBorders>
            <w:shd w:val="clear" w:color="auto" w:fill="auto"/>
            <w:noWrap/>
            <w:vAlign w:val="center"/>
            <w:hideMark/>
          </w:tcPr>
          <w:p w14:paraId="3502EBA7"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any</w:t>
            </w:r>
            <w:proofErr w:type="spellEnd"/>
          </w:p>
        </w:tc>
      </w:tr>
      <w:tr w:rsidR="00AC2034" w:rsidRPr="00AC2034" w14:paraId="3E38AE11" w14:textId="77777777" w:rsidTr="00AC2034">
        <w:trPr>
          <w:trHeight w:val="1200"/>
        </w:trPr>
        <w:tc>
          <w:tcPr>
            <w:tcW w:w="3220" w:type="dxa"/>
            <w:tcBorders>
              <w:top w:val="nil"/>
              <w:left w:val="nil"/>
              <w:bottom w:val="nil"/>
              <w:right w:val="nil"/>
            </w:tcBorders>
            <w:shd w:val="clear" w:color="D9E1F2" w:fill="D9E1F2"/>
            <w:noWrap/>
            <w:vAlign w:val="center"/>
            <w:hideMark/>
          </w:tcPr>
          <w:p w14:paraId="3403035B"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MixingPC01 Out</w:t>
            </w:r>
          </w:p>
        </w:tc>
        <w:tc>
          <w:tcPr>
            <w:tcW w:w="1520" w:type="dxa"/>
            <w:tcBorders>
              <w:top w:val="nil"/>
              <w:left w:val="nil"/>
              <w:bottom w:val="nil"/>
              <w:right w:val="nil"/>
            </w:tcBorders>
            <w:shd w:val="clear" w:color="D9E1F2" w:fill="D9E1F2"/>
            <w:noWrap/>
            <w:vAlign w:val="center"/>
            <w:hideMark/>
          </w:tcPr>
          <w:p w14:paraId="72A48356"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D9E1F2" w:fill="D9E1F2"/>
            <w:noWrap/>
            <w:vAlign w:val="center"/>
            <w:hideMark/>
          </w:tcPr>
          <w:p w14:paraId="2C4F6CCF"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H-192.168.6.24</w:t>
            </w:r>
          </w:p>
        </w:tc>
        <w:tc>
          <w:tcPr>
            <w:tcW w:w="1460" w:type="dxa"/>
            <w:tcBorders>
              <w:top w:val="nil"/>
              <w:left w:val="nil"/>
              <w:bottom w:val="nil"/>
              <w:right w:val="nil"/>
            </w:tcBorders>
            <w:shd w:val="clear" w:color="D9E1F2" w:fill="D9E1F2"/>
            <w:noWrap/>
            <w:vAlign w:val="center"/>
            <w:hideMark/>
          </w:tcPr>
          <w:p w14:paraId="7E0E10B2"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D9E1F2" w:fill="D9E1F2"/>
            <w:vAlign w:val="center"/>
            <w:hideMark/>
          </w:tcPr>
          <w:p w14:paraId="7CA3722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CIDDCPRT01</w:t>
            </w:r>
          </w:p>
        </w:tc>
        <w:tc>
          <w:tcPr>
            <w:tcW w:w="1944" w:type="dxa"/>
            <w:tcBorders>
              <w:top w:val="nil"/>
              <w:left w:val="nil"/>
              <w:bottom w:val="nil"/>
              <w:right w:val="nil"/>
            </w:tcBorders>
            <w:shd w:val="clear" w:color="D9E1F2" w:fill="D9E1F2"/>
            <w:vAlign w:val="center"/>
            <w:hideMark/>
          </w:tcPr>
          <w:p w14:paraId="255F14D1"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ms</w:t>
            </w:r>
            <w:proofErr w:type="spellEnd"/>
            <w:r w:rsidRPr="00AC2034">
              <w:rPr>
                <w:rFonts w:ascii="Calibri" w:eastAsia="Times New Roman" w:hAnsi="Calibri" w:cs="Calibri"/>
                <w:lang w:eastAsia="de-CH"/>
              </w:rPr>
              <w:t>-ds-</w:t>
            </w:r>
            <w:proofErr w:type="spellStart"/>
            <w:r w:rsidRPr="00AC2034">
              <w:rPr>
                <w:rFonts w:ascii="Calibri" w:eastAsia="Times New Roman" w:hAnsi="Calibri" w:cs="Calibri"/>
                <w:lang w:eastAsia="de-CH"/>
              </w:rPr>
              <w:t>smb</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t>ms-ds-smbv3;</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msrpc</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netbios</w:t>
            </w:r>
            <w:proofErr w:type="spellEnd"/>
            <w:r w:rsidRPr="00AC2034">
              <w:rPr>
                <w:rFonts w:ascii="Calibri" w:eastAsia="Times New Roman" w:hAnsi="Calibri" w:cs="Calibri"/>
                <w:lang w:eastAsia="de-CH"/>
              </w:rPr>
              <w:t>-ss</w:t>
            </w:r>
          </w:p>
        </w:tc>
        <w:tc>
          <w:tcPr>
            <w:tcW w:w="1729" w:type="dxa"/>
            <w:tcBorders>
              <w:top w:val="nil"/>
              <w:left w:val="nil"/>
              <w:bottom w:val="nil"/>
              <w:right w:val="nil"/>
            </w:tcBorders>
            <w:shd w:val="clear" w:color="D9E1F2" w:fill="D9E1F2"/>
            <w:noWrap/>
            <w:vAlign w:val="center"/>
            <w:hideMark/>
          </w:tcPr>
          <w:p w14:paraId="4BAE56E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7A482EC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7599076B" w14:textId="77777777" w:rsidTr="00AC2034">
        <w:trPr>
          <w:trHeight w:val="900"/>
        </w:trPr>
        <w:tc>
          <w:tcPr>
            <w:tcW w:w="3220" w:type="dxa"/>
            <w:tcBorders>
              <w:top w:val="nil"/>
              <w:left w:val="nil"/>
              <w:bottom w:val="nil"/>
              <w:right w:val="nil"/>
            </w:tcBorders>
            <w:shd w:val="clear" w:color="auto" w:fill="auto"/>
            <w:noWrap/>
            <w:vAlign w:val="center"/>
            <w:hideMark/>
          </w:tcPr>
          <w:p w14:paraId="1F7A873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MixingPC01 Out-1</w:t>
            </w:r>
          </w:p>
        </w:tc>
        <w:tc>
          <w:tcPr>
            <w:tcW w:w="1520" w:type="dxa"/>
            <w:tcBorders>
              <w:top w:val="nil"/>
              <w:left w:val="nil"/>
              <w:bottom w:val="nil"/>
              <w:right w:val="nil"/>
            </w:tcBorders>
            <w:shd w:val="clear" w:color="auto" w:fill="auto"/>
            <w:noWrap/>
            <w:vAlign w:val="center"/>
            <w:hideMark/>
          </w:tcPr>
          <w:p w14:paraId="3AA0FB14"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auto" w:fill="auto"/>
            <w:noWrap/>
            <w:vAlign w:val="center"/>
            <w:hideMark/>
          </w:tcPr>
          <w:p w14:paraId="4CCD0269"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H-192.168.6.24</w:t>
            </w:r>
          </w:p>
        </w:tc>
        <w:tc>
          <w:tcPr>
            <w:tcW w:w="1460" w:type="dxa"/>
            <w:tcBorders>
              <w:top w:val="nil"/>
              <w:left w:val="nil"/>
              <w:bottom w:val="nil"/>
              <w:right w:val="nil"/>
            </w:tcBorders>
            <w:shd w:val="clear" w:color="auto" w:fill="auto"/>
            <w:noWrap/>
            <w:vAlign w:val="center"/>
            <w:hideMark/>
          </w:tcPr>
          <w:p w14:paraId="6FE24F4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vAlign w:val="center"/>
            <w:hideMark/>
          </w:tcPr>
          <w:p w14:paraId="58096962"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AZHCDCIDADWE01P;</w:t>
            </w:r>
            <w:r w:rsidRPr="00AC2034">
              <w:rPr>
                <w:rFonts w:ascii="Calibri" w:eastAsia="Times New Roman" w:hAnsi="Calibri" w:cs="Calibri"/>
                <w:lang w:val="de-CH" w:eastAsia="de-CH"/>
              </w:rPr>
              <w:br/>
              <w:t>AZHCDCIDADWE02P;</w:t>
            </w:r>
            <w:r w:rsidRPr="00AC2034">
              <w:rPr>
                <w:rFonts w:ascii="Calibri" w:eastAsia="Times New Roman" w:hAnsi="Calibri" w:cs="Calibri"/>
                <w:lang w:val="de-CH" w:eastAsia="de-CH"/>
              </w:rPr>
              <w:br/>
              <w:t>CIDDCADS01</w:t>
            </w:r>
          </w:p>
        </w:tc>
        <w:tc>
          <w:tcPr>
            <w:tcW w:w="1944" w:type="dxa"/>
            <w:tcBorders>
              <w:top w:val="nil"/>
              <w:left w:val="nil"/>
              <w:bottom w:val="nil"/>
              <w:right w:val="nil"/>
            </w:tcBorders>
            <w:shd w:val="clear" w:color="auto" w:fill="auto"/>
            <w:vAlign w:val="center"/>
            <w:hideMark/>
          </w:tcPr>
          <w:p w14:paraId="7C1CACCA"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ms</w:t>
            </w:r>
            <w:proofErr w:type="spellEnd"/>
            <w:r w:rsidRPr="00AC2034">
              <w:rPr>
                <w:rFonts w:ascii="Calibri" w:eastAsia="Times New Roman" w:hAnsi="Calibri" w:cs="Calibri"/>
                <w:lang w:eastAsia="de-CH"/>
              </w:rPr>
              <w:t>-ds-</w:t>
            </w:r>
            <w:proofErr w:type="spellStart"/>
            <w:r w:rsidRPr="00AC2034">
              <w:rPr>
                <w:rFonts w:ascii="Calibri" w:eastAsia="Times New Roman" w:hAnsi="Calibri" w:cs="Calibri"/>
                <w:lang w:eastAsia="de-CH"/>
              </w:rPr>
              <w:t>smb</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t>ms-ds-smbv3</w:t>
            </w:r>
          </w:p>
        </w:tc>
        <w:tc>
          <w:tcPr>
            <w:tcW w:w="1729" w:type="dxa"/>
            <w:tcBorders>
              <w:top w:val="nil"/>
              <w:left w:val="nil"/>
              <w:bottom w:val="nil"/>
              <w:right w:val="nil"/>
            </w:tcBorders>
            <w:shd w:val="clear" w:color="auto" w:fill="auto"/>
            <w:noWrap/>
            <w:vAlign w:val="center"/>
            <w:hideMark/>
          </w:tcPr>
          <w:p w14:paraId="731DB99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5664D70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43B7F968" w14:textId="77777777" w:rsidTr="00AC2034">
        <w:trPr>
          <w:trHeight w:val="1200"/>
        </w:trPr>
        <w:tc>
          <w:tcPr>
            <w:tcW w:w="3220" w:type="dxa"/>
            <w:tcBorders>
              <w:top w:val="nil"/>
              <w:left w:val="nil"/>
              <w:bottom w:val="nil"/>
              <w:right w:val="nil"/>
            </w:tcBorders>
            <w:shd w:val="clear" w:color="D9E1F2" w:fill="D9E1F2"/>
            <w:vAlign w:val="center"/>
            <w:hideMark/>
          </w:tcPr>
          <w:p w14:paraId="0ABE8DB5" w14:textId="77777777" w:rsidR="00AC2034" w:rsidRPr="00AC2034" w:rsidRDefault="00AC2034" w:rsidP="00AC2034">
            <w:pPr>
              <w:spacing w:after="0" w:line="240" w:lineRule="auto"/>
              <w:rPr>
                <w:rFonts w:ascii="Calibri" w:eastAsia="Times New Roman" w:hAnsi="Calibri" w:cs="Calibri"/>
                <w:i/>
                <w:iCs/>
                <w:lang w:eastAsia="de-CH"/>
              </w:rPr>
            </w:pPr>
            <w:proofErr w:type="spellStart"/>
            <w:r w:rsidRPr="00AC2034">
              <w:rPr>
                <w:rFonts w:ascii="Calibri" w:eastAsia="Times New Roman" w:hAnsi="Calibri" w:cs="Calibri"/>
                <w:i/>
                <w:iCs/>
                <w:lang w:eastAsia="de-CH"/>
              </w:rPr>
              <w:t>PrintServer</w:t>
            </w:r>
            <w:proofErr w:type="spellEnd"/>
            <w:r w:rsidRPr="00AC2034">
              <w:rPr>
                <w:rFonts w:ascii="Calibri" w:eastAsia="Times New Roman" w:hAnsi="Calibri" w:cs="Calibri"/>
                <w:i/>
                <w:iCs/>
                <w:lang w:eastAsia="de-CH"/>
              </w:rPr>
              <w:t xml:space="preserve"> AD-</w:t>
            </w:r>
            <w:proofErr w:type="spellStart"/>
            <w:r w:rsidRPr="00AC2034">
              <w:rPr>
                <w:rFonts w:ascii="Calibri" w:eastAsia="Times New Roman" w:hAnsi="Calibri" w:cs="Calibri"/>
                <w:i/>
                <w:iCs/>
                <w:lang w:eastAsia="de-CH"/>
              </w:rPr>
              <w:t>Srv</w:t>
            </w:r>
            <w:proofErr w:type="spellEnd"/>
            <w:r w:rsidRPr="00AC2034">
              <w:rPr>
                <w:rFonts w:ascii="Calibri" w:eastAsia="Times New Roman" w:hAnsi="Calibri" w:cs="Calibri"/>
                <w:i/>
                <w:iCs/>
                <w:lang w:eastAsia="de-CH"/>
              </w:rPr>
              <w:t xml:space="preserve"> Allow</w:t>
            </w:r>
            <w:r w:rsidRPr="00AC2034">
              <w:rPr>
                <w:rFonts w:ascii="Calibri" w:eastAsia="Times New Roman" w:hAnsi="Calibri" w:cs="Calibri"/>
                <w:i/>
                <w:iCs/>
                <w:lang w:eastAsia="de-CH"/>
              </w:rPr>
              <w:br/>
              <w:t>[rule disabled]</w:t>
            </w:r>
          </w:p>
        </w:tc>
        <w:tc>
          <w:tcPr>
            <w:tcW w:w="1520" w:type="dxa"/>
            <w:tcBorders>
              <w:top w:val="nil"/>
              <w:left w:val="nil"/>
              <w:bottom w:val="nil"/>
              <w:right w:val="nil"/>
            </w:tcBorders>
            <w:shd w:val="clear" w:color="D9E1F2" w:fill="D9E1F2"/>
            <w:noWrap/>
            <w:vAlign w:val="center"/>
            <w:hideMark/>
          </w:tcPr>
          <w:p w14:paraId="4B4F19B7" w14:textId="77777777" w:rsidR="00AC2034" w:rsidRPr="00AC2034" w:rsidRDefault="00AC2034" w:rsidP="00AC2034">
            <w:pPr>
              <w:spacing w:after="0" w:line="240" w:lineRule="auto"/>
              <w:rPr>
                <w:rFonts w:ascii="Calibri" w:eastAsia="Times New Roman" w:hAnsi="Calibri" w:cs="Calibri"/>
                <w:i/>
                <w:iCs/>
                <w:lang w:val="de-CH" w:eastAsia="de-CH"/>
              </w:rPr>
            </w:pPr>
            <w:r w:rsidRPr="00AC2034">
              <w:rPr>
                <w:rFonts w:ascii="Calibri" w:eastAsia="Times New Roman" w:hAnsi="Calibri" w:cs="Calibri"/>
                <w:i/>
                <w:iCs/>
                <w:lang w:val="de-CH" w:eastAsia="de-CH"/>
              </w:rPr>
              <w:t>DMZ</w:t>
            </w:r>
          </w:p>
        </w:tc>
        <w:tc>
          <w:tcPr>
            <w:tcW w:w="1921" w:type="dxa"/>
            <w:tcBorders>
              <w:top w:val="nil"/>
              <w:left w:val="nil"/>
              <w:bottom w:val="nil"/>
              <w:right w:val="nil"/>
            </w:tcBorders>
            <w:shd w:val="clear" w:color="D9E1F2" w:fill="D9E1F2"/>
            <w:noWrap/>
            <w:vAlign w:val="center"/>
            <w:hideMark/>
          </w:tcPr>
          <w:p w14:paraId="349A6DD4" w14:textId="77777777" w:rsidR="00AC2034" w:rsidRPr="00AC2034" w:rsidRDefault="00AC2034" w:rsidP="00AC2034">
            <w:pPr>
              <w:spacing w:after="0" w:line="240" w:lineRule="auto"/>
              <w:rPr>
                <w:rFonts w:ascii="Calibri" w:eastAsia="Times New Roman" w:hAnsi="Calibri" w:cs="Calibri"/>
                <w:i/>
                <w:iCs/>
                <w:lang w:val="de-CH" w:eastAsia="de-CH"/>
              </w:rPr>
            </w:pPr>
            <w:r w:rsidRPr="00AC2034">
              <w:rPr>
                <w:rFonts w:ascii="Calibri" w:eastAsia="Times New Roman" w:hAnsi="Calibri" w:cs="Calibri"/>
                <w:i/>
                <w:iCs/>
                <w:lang w:val="de-CH" w:eastAsia="de-CH"/>
              </w:rPr>
              <w:t>BEIEPPRNTMG01P</w:t>
            </w:r>
          </w:p>
        </w:tc>
        <w:tc>
          <w:tcPr>
            <w:tcW w:w="1460" w:type="dxa"/>
            <w:tcBorders>
              <w:top w:val="nil"/>
              <w:left w:val="nil"/>
              <w:bottom w:val="nil"/>
              <w:right w:val="nil"/>
            </w:tcBorders>
            <w:shd w:val="clear" w:color="D9E1F2" w:fill="D9E1F2"/>
            <w:noWrap/>
            <w:vAlign w:val="center"/>
            <w:hideMark/>
          </w:tcPr>
          <w:p w14:paraId="23742A85" w14:textId="77777777" w:rsidR="00AC2034" w:rsidRPr="00AC2034" w:rsidRDefault="00AC2034" w:rsidP="00AC2034">
            <w:pPr>
              <w:spacing w:after="0" w:line="240" w:lineRule="auto"/>
              <w:rPr>
                <w:rFonts w:ascii="Calibri" w:eastAsia="Times New Roman" w:hAnsi="Calibri" w:cs="Calibri"/>
                <w:i/>
                <w:iCs/>
                <w:lang w:val="de-CH" w:eastAsia="de-CH"/>
              </w:rPr>
            </w:pPr>
            <w:r w:rsidRPr="00AC2034">
              <w:rPr>
                <w:rFonts w:ascii="Calibri" w:eastAsia="Times New Roman" w:hAnsi="Calibri" w:cs="Calibri"/>
                <w:i/>
                <w:iCs/>
                <w:lang w:val="de-CH" w:eastAsia="de-CH"/>
              </w:rPr>
              <w:t>Enterprise</w:t>
            </w:r>
          </w:p>
        </w:tc>
        <w:tc>
          <w:tcPr>
            <w:tcW w:w="2551" w:type="dxa"/>
            <w:tcBorders>
              <w:top w:val="nil"/>
              <w:left w:val="nil"/>
              <w:bottom w:val="nil"/>
              <w:right w:val="nil"/>
            </w:tcBorders>
            <w:shd w:val="clear" w:color="D9E1F2" w:fill="D9E1F2"/>
            <w:vAlign w:val="center"/>
            <w:hideMark/>
          </w:tcPr>
          <w:p w14:paraId="3A8FF540" w14:textId="77777777" w:rsidR="00AC2034" w:rsidRPr="00AC2034" w:rsidRDefault="00AC2034" w:rsidP="00AC2034">
            <w:pPr>
              <w:spacing w:after="0" w:line="240" w:lineRule="auto"/>
              <w:rPr>
                <w:rFonts w:ascii="Calibri" w:eastAsia="Times New Roman" w:hAnsi="Calibri" w:cs="Calibri"/>
                <w:i/>
                <w:iCs/>
                <w:lang w:val="de-CH" w:eastAsia="de-CH"/>
              </w:rPr>
            </w:pPr>
            <w:r w:rsidRPr="00AC2034">
              <w:rPr>
                <w:rFonts w:ascii="Calibri" w:eastAsia="Times New Roman" w:hAnsi="Calibri" w:cs="Calibri"/>
                <w:i/>
                <w:iCs/>
                <w:lang w:val="de-CH" w:eastAsia="de-CH"/>
              </w:rPr>
              <w:t>AZHCDCIDADWE01P;</w:t>
            </w:r>
            <w:r w:rsidRPr="00AC2034">
              <w:rPr>
                <w:rFonts w:ascii="Calibri" w:eastAsia="Times New Roman" w:hAnsi="Calibri" w:cs="Calibri"/>
                <w:i/>
                <w:iCs/>
                <w:lang w:val="de-CH" w:eastAsia="de-CH"/>
              </w:rPr>
              <w:br/>
              <w:t>AZHCDCIDADWE02P;</w:t>
            </w:r>
            <w:r w:rsidRPr="00AC2034">
              <w:rPr>
                <w:rFonts w:ascii="Calibri" w:eastAsia="Times New Roman" w:hAnsi="Calibri" w:cs="Calibri"/>
                <w:i/>
                <w:iCs/>
                <w:lang w:val="de-CH" w:eastAsia="de-CH"/>
              </w:rPr>
              <w:br/>
              <w:t>CIDDCADS01;</w:t>
            </w:r>
            <w:r w:rsidRPr="00AC2034">
              <w:rPr>
                <w:rFonts w:ascii="Calibri" w:eastAsia="Times New Roman" w:hAnsi="Calibri" w:cs="Calibri"/>
                <w:i/>
                <w:iCs/>
                <w:lang w:val="de-CH" w:eastAsia="de-CH"/>
              </w:rPr>
              <w:br/>
            </w:r>
            <w:r w:rsidRPr="00AC2034">
              <w:rPr>
                <w:rFonts w:ascii="Calibri" w:eastAsia="Times New Roman" w:hAnsi="Calibri" w:cs="Calibri"/>
                <w:i/>
                <w:iCs/>
                <w:strike/>
                <w:lang w:val="de-CH" w:eastAsia="de-CH"/>
              </w:rPr>
              <w:t>CIDDCADS02</w:t>
            </w:r>
          </w:p>
        </w:tc>
        <w:tc>
          <w:tcPr>
            <w:tcW w:w="1944" w:type="dxa"/>
            <w:tcBorders>
              <w:top w:val="nil"/>
              <w:left w:val="nil"/>
              <w:bottom w:val="nil"/>
              <w:right w:val="nil"/>
            </w:tcBorders>
            <w:shd w:val="clear" w:color="D9E1F2" w:fill="D9E1F2"/>
            <w:noWrap/>
            <w:vAlign w:val="center"/>
            <w:hideMark/>
          </w:tcPr>
          <w:p w14:paraId="3FC07649"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ActiveDirectory_Apps</w:t>
            </w:r>
            <w:proofErr w:type="spellEnd"/>
          </w:p>
        </w:tc>
        <w:tc>
          <w:tcPr>
            <w:tcW w:w="1729" w:type="dxa"/>
            <w:tcBorders>
              <w:top w:val="nil"/>
              <w:left w:val="nil"/>
              <w:bottom w:val="nil"/>
              <w:right w:val="nil"/>
            </w:tcBorders>
            <w:shd w:val="clear" w:color="D9E1F2" w:fill="D9E1F2"/>
            <w:noWrap/>
            <w:vAlign w:val="center"/>
            <w:hideMark/>
          </w:tcPr>
          <w:p w14:paraId="5586A6C9"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application</w:t>
            </w:r>
            <w:proofErr w:type="spellEnd"/>
            <w:r w:rsidRPr="00AC2034">
              <w:rPr>
                <w:rFonts w:ascii="Calibri" w:eastAsia="Times New Roman" w:hAnsi="Calibri" w:cs="Calibri"/>
                <w:i/>
                <w:iCs/>
                <w:lang w:val="de-CH" w:eastAsia="de-CH"/>
              </w:rPr>
              <w:t>-default</w:t>
            </w:r>
          </w:p>
        </w:tc>
        <w:tc>
          <w:tcPr>
            <w:tcW w:w="1134" w:type="dxa"/>
            <w:tcBorders>
              <w:top w:val="nil"/>
              <w:left w:val="nil"/>
              <w:bottom w:val="nil"/>
              <w:right w:val="nil"/>
            </w:tcBorders>
            <w:shd w:val="clear" w:color="D9E1F2" w:fill="D9E1F2"/>
            <w:noWrap/>
            <w:vAlign w:val="center"/>
            <w:hideMark/>
          </w:tcPr>
          <w:p w14:paraId="29B945D0" w14:textId="77777777" w:rsidR="00AC2034" w:rsidRPr="00AC2034" w:rsidRDefault="00AC2034" w:rsidP="00AC2034">
            <w:pPr>
              <w:spacing w:after="0" w:line="240" w:lineRule="auto"/>
              <w:rPr>
                <w:rFonts w:ascii="Calibri" w:eastAsia="Times New Roman" w:hAnsi="Calibri" w:cs="Calibri"/>
                <w:i/>
                <w:iCs/>
                <w:lang w:val="de-CH" w:eastAsia="de-CH"/>
              </w:rPr>
            </w:pPr>
            <w:proofErr w:type="spellStart"/>
            <w:r w:rsidRPr="00AC2034">
              <w:rPr>
                <w:rFonts w:ascii="Calibri" w:eastAsia="Times New Roman" w:hAnsi="Calibri" w:cs="Calibri"/>
                <w:i/>
                <w:iCs/>
                <w:lang w:val="de-CH" w:eastAsia="de-CH"/>
              </w:rPr>
              <w:t>any</w:t>
            </w:r>
            <w:proofErr w:type="spellEnd"/>
          </w:p>
        </w:tc>
      </w:tr>
      <w:tr w:rsidR="00AC2034" w:rsidRPr="00AC2034" w14:paraId="522153B5" w14:textId="77777777" w:rsidTr="00AC2034">
        <w:trPr>
          <w:trHeight w:val="600"/>
        </w:trPr>
        <w:tc>
          <w:tcPr>
            <w:tcW w:w="3220" w:type="dxa"/>
            <w:tcBorders>
              <w:top w:val="nil"/>
              <w:left w:val="nil"/>
              <w:bottom w:val="nil"/>
              <w:right w:val="nil"/>
            </w:tcBorders>
            <w:shd w:val="clear" w:color="auto" w:fill="auto"/>
            <w:noWrap/>
            <w:vAlign w:val="center"/>
            <w:hideMark/>
          </w:tcPr>
          <w:p w14:paraId="03E7D125"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KMS DMZ-ENT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noWrap/>
            <w:vAlign w:val="center"/>
            <w:hideMark/>
          </w:tcPr>
          <w:p w14:paraId="6F4F1B0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DMZ</w:t>
            </w:r>
          </w:p>
        </w:tc>
        <w:tc>
          <w:tcPr>
            <w:tcW w:w="1921" w:type="dxa"/>
            <w:tcBorders>
              <w:top w:val="nil"/>
              <w:left w:val="nil"/>
              <w:bottom w:val="nil"/>
              <w:right w:val="nil"/>
            </w:tcBorders>
            <w:shd w:val="clear" w:color="auto" w:fill="auto"/>
            <w:noWrap/>
            <w:vAlign w:val="center"/>
            <w:hideMark/>
          </w:tcPr>
          <w:p w14:paraId="48CDE524"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BEIEPPRNTMG01P</w:t>
            </w:r>
          </w:p>
        </w:tc>
        <w:tc>
          <w:tcPr>
            <w:tcW w:w="1460" w:type="dxa"/>
            <w:tcBorders>
              <w:top w:val="nil"/>
              <w:left w:val="nil"/>
              <w:bottom w:val="nil"/>
              <w:right w:val="nil"/>
            </w:tcBorders>
            <w:shd w:val="clear" w:color="auto" w:fill="auto"/>
            <w:noWrap/>
            <w:vAlign w:val="center"/>
            <w:hideMark/>
          </w:tcPr>
          <w:p w14:paraId="1DDC761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vAlign w:val="center"/>
            <w:hideMark/>
          </w:tcPr>
          <w:p w14:paraId="2DAA117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USEAGADKMSMS01P;</w:t>
            </w:r>
            <w:r w:rsidRPr="00AC2034">
              <w:rPr>
                <w:rFonts w:ascii="Calibri" w:eastAsia="Times New Roman" w:hAnsi="Calibri" w:cs="Calibri"/>
                <w:lang w:val="de-CH" w:eastAsia="de-CH"/>
              </w:rPr>
              <w:br/>
              <w:t>USEAGAN0097P</w:t>
            </w:r>
          </w:p>
        </w:tc>
        <w:tc>
          <w:tcPr>
            <w:tcW w:w="1944" w:type="dxa"/>
            <w:tcBorders>
              <w:top w:val="nil"/>
              <w:left w:val="nil"/>
              <w:bottom w:val="nil"/>
              <w:right w:val="nil"/>
            </w:tcBorders>
            <w:shd w:val="clear" w:color="auto" w:fill="auto"/>
            <w:noWrap/>
            <w:vAlign w:val="center"/>
            <w:hideMark/>
          </w:tcPr>
          <w:p w14:paraId="706BD66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ms-kms</w:t>
            </w:r>
            <w:proofErr w:type="spellEnd"/>
          </w:p>
        </w:tc>
        <w:tc>
          <w:tcPr>
            <w:tcW w:w="1729" w:type="dxa"/>
            <w:tcBorders>
              <w:top w:val="nil"/>
              <w:left w:val="nil"/>
              <w:bottom w:val="nil"/>
              <w:right w:val="nil"/>
            </w:tcBorders>
            <w:shd w:val="clear" w:color="auto" w:fill="auto"/>
            <w:noWrap/>
            <w:vAlign w:val="center"/>
            <w:hideMark/>
          </w:tcPr>
          <w:p w14:paraId="740DB3D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tcp-1688</w:t>
            </w:r>
          </w:p>
        </w:tc>
        <w:tc>
          <w:tcPr>
            <w:tcW w:w="1134" w:type="dxa"/>
            <w:tcBorders>
              <w:top w:val="nil"/>
              <w:left w:val="nil"/>
              <w:bottom w:val="nil"/>
              <w:right w:val="nil"/>
            </w:tcBorders>
            <w:shd w:val="clear" w:color="auto" w:fill="auto"/>
            <w:noWrap/>
            <w:vAlign w:val="center"/>
            <w:hideMark/>
          </w:tcPr>
          <w:p w14:paraId="4CB836F6"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2A78456B" w14:textId="77777777" w:rsidTr="00AC2034">
        <w:trPr>
          <w:trHeight w:val="1200"/>
        </w:trPr>
        <w:tc>
          <w:tcPr>
            <w:tcW w:w="3220" w:type="dxa"/>
            <w:tcBorders>
              <w:top w:val="nil"/>
              <w:left w:val="nil"/>
              <w:bottom w:val="nil"/>
              <w:right w:val="nil"/>
            </w:tcBorders>
            <w:shd w:val="clear" w:color="D9E1F2" w:fill="D9E1F2"/>
            <w:noWrap/>
            <w:vAlign w:val="center"/>
            <w:hideMark/>
          </w:tcPr>
          <w:p w14:paraId="6395268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PrintServices</w:t>
            </w:r>
            <w:proofErr w:type="spellEnd"/>
            <w:r w:rsidRPr="00AC2034">
              <w:rPr>
                <w:rFonts w:ascii="Calibri" w:eastAsia="Times New Roman" w:hAnsi="Calibri" w:cs="Calibri"/>
                <w:lang w:val="de-CH" w:eastAsia="de-CH"/>
              </w:rPr>
              <w:t xml:space="preserve">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In</w:t>
            </w:r>
          </w:p>
        </w:tc>
        <w:tc>
          <w:tcPr>
            <w:tcW w:w="1520" w:type="dxa"/>
            <w:tcBorders>
              <w:top w:val="nil"/>
              <w:left w:val="nil"/>
              <w:bottom w:val="nil"/>
              <w:right w:val="nil"/>
            </w:tcBorders>
            <w:shd w:val="clear" w:color="D9E1F2" w:fill="D9E1F2"/>
            <w:vAlign w:val="center"/>
            <w:hideMark/>
          </w:tcPr>
          <w:p w14:paraId="6BF34EAC"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1921" w:type="dxa"/>
            <w:tcBorders>
              <w:top w:val="nil"/>
              <w:left w:val="nil"/>
              <w:bottom w:val="nil"/>
              <w:right w:val="nil"/>
            </w:tcBorders>
            <w:shd w:val="clear" w:color="D9E1F2" w:fill="D9E1F2"/>
            <w:noWrap/>
            <w:vAlign w:val="center"/>
            <w:hideMark/>
          </w:tcPr>
          <w:p w14:paraId="701E0994"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D9E1F2" w:fill="D9E1F2"/>
            <w:noWrap/>
            <w:vAlign w:val="center"/>
            <w:hideMark/>
          </w:tcPr>
          <w:p w14:paraId="4B625E9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DMZ</w:t>
            </w:r>
          </w:p>
        </w:tc>
        <w:tc>
          <w:tcPr>
            <w:tcW w:w="2551" w:type="dxa"/>
            <w:tcBorders>
              <w:top w:val="nil"/>
              <w:left w:val="nil"/>
              <w:bottom w:val="nil"/>
              <w:right w:val="nil"/>
            </w:tcBorders>
            <w:shd w:val="clear" w:color="D9E1F2" w:fill="D9E1F2"/>
            <w:noWrap/>
            <w:vAlign w:val="center"/>
            <w:hideMark/>
          </w:tcPr>
          <w:p w14:paraId="17D38905"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BEIEPPRNTMG01P</w:t>
            </w:r>
          </w:p>
        </w:tc>
        <w:tc>
          <w:tcPr>
            <w:tcW w:w="1944" w:type="dxa"/>
            <w:tcBorders>
              <w:top w:val="nil"/>
              <w:left w:val="nil"/>
              <w:bottom w:val="nil"/>
              <w:right w:val="nil"/>
            </w:tcBorders>
            <w:shd w:val="clear" w:color="D9E1F2" w:fill="D9E1F2"/>
            <w:vAlign w:val="center"/>
            <w:hideMark/>
          </w:tcPr>
          <w:p w14:paraId="293C4734"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ms</w:t>
            </w:r>
            <w:proofErr w:type="spellEnd"/>
            <w:r w:rsidRPr="00AC2034">
              <w:rPr>
                <w:rFonts w:ascii="Calibri" w:eastAsia="Times New Roman" w:hAnsi="Calibri" w:cs="Calibri"/>
                <w:lang w:eastAsia="de-CH"/>
              </w:rPr>
              <w:t>-ds-</w:t>
            </w:r>
            <w:proofErr w:type="spellStart"/>
            <w:r w:rsidRPr="00AC2034">
              <w:rPr>
                <w:rFonts w:ascii="Calibri" w:eastAsia="Times New Roman" w:hAnsi="Calibri" w:cs="Calibri"/>
                <w:lang w:eastAsia="de-CH"/>
              </w:rPr>
              <w:t>smb</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t>ms-ds-smbv3;</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snmp</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t>snmpv1</w:t>
            </w:r>
          </w:p>
        </w:tc>
        <w:tc>
          <w:tcPr>
            <w:tcW w:w="1729" w:type="dxa"/>
            <w:tcBorders>
              <w:top w:val="nil"/>
              <w:left w:val="nil"/>
              <w:bottom w:val="nil"/>
              <w:right w:val="nil"/>
            </w:tcBorders>
            <w:shd w:val="clear" w:color="D9E1F2" w:fill="D9E1F2"/>
            <w:noWrap/>
            <w:vAlign w:val="center"/>
            <w:hideMark/>
          </w:tcPr>
          <w:p w14:paraId="08846D3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5B5D6F0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2486DDAB" w14:textId="77777777" w:rsidTr="00AC2034">
        <w:trPr>
          <w:trHeight w:val="900"/>
        </w:trPr>
        <w:tc>
          <w:tcPr>
            <w:tcW w:w="3220" w:type="dxa"/>
            <w:tcBorders>
              <w:top w:val="nil"/>
              <w:left w:val="nil"/>
              <w:bottom w:val="nil"/>
              <w:right w:val="nil"/>
            </w:tcBorders>
            <w:shd w:val="clear" w:color="auto" w:fill="auto"/>
            <w:noWrap/>
            <w:vAlign w:val="center"/>
            <w:hideMark/>
          </w:tcPr>
          <w:p w14:paraId="630BDB5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PrintServices</w:t>
            </w:r>
            <w:proofErr w:type="spellEnd"/>
            <w:r w:rsidRPr="00AC2034">
              <w:rPr>
                <w:rFonts w:ascii="Calibri" w:eastAsia="Times New Roman" w:hAnsi="Calibri" w:cs="Calibri"/>
                <w:lang w:val="de-CH" w:eastAsia="de-CH"/>
              </w:rPr>
              <w:t xml:space="preserve">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Out</w:t>
            </w:r>
          </w:p>
        </w:tc>
        <w:tc>
          <w:tcPr>
            <w:tcW w:w="1520" w:type="dxa"/>
            <w:tcBorders>
              <w:top w:val="nil"/>
              <w:left w:val="nil"/>
              <w:bottom w:val="nil"/>
              <w:right w:val="nil"/>
            </w:tcBorders>
            <w:shd w:val="clear" w:color="auto" w:fill="auto"/>
            <w:noWrap/>
            <w:vAlign w:val="center"/>
            <w:hideMark/>
          </w:tcPr>
          <w:p w14:paraId="58EB28D2"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DMZ</w:t>
            </w:r>
          </w:p>
        </w:tc>
        <w:tc>
          <w:tcPr>
            <w:tcW w:w="1921" w:type="dxa"/>
            <w:tcBorders>
              <w:top w:val="nil"/>
              <w:left w:val="nil"/>
              <w:bottom w:val="nil"/>
              <w:right w:val="nil"/>
            </w:tcBorders>
            <w:shd w:val="clear" w:color="auto" w:fill="auto"/>
            <w:noWrap/>
            <w:vAlign w:val="center"/>
            <w:hideMark/>
          </w:tcPr>
          <w:p w14:paraId="5089D64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BEIEPPRNTMG01P</w:t>
            </w:r>
          </w:p>
        </w:tc>
        <w:tc>
          <w:tcPr>
            <w:tcW w:w="1460" w:type="dxa"/>
            <w:tcBorders>
              <w:top w:val="nil"/>
              <w:left w:val="nil"/>
              <w:bottom w:val="nil"/>
              <w:right w:val="nil"/>
            </w:tcBorders>
            <w:shd w:val="clear" w:color="auto" w:fill="auto"/>
            <w:vAlign w:val="center"/>
            <w:hideMark/>
          </w:tcPr>
          <w:p w14:paraId="52EF5C4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auto" w:fill="auto"/>
            <w:noWrap/>
            <w:vAlign w:val="center"/>
            <w:hideMark/>
          </w:tcPr>
          <w:p w14:paraId="43B3155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auto" w:fill="auto"/>
            <w:vAlign w:val="center"/>
            <w:hideMark/>
          </w:tcPr>
          <w:p w14:paraId="48474BE7" w14:textId="77777777" w:rsidR="00AC2034" w:rsidRPr="00AC2034" w:rsidRDefault="00AC2034" w:rsidP="00AC2034">
            <w:pPr>
              <w:spacing w:after="0" w:line="240" w:lineRule="auto"/>
              <w:rPr>
                <w:rFonts w:ascii="Calibri" w:eastAsia="Times New Roman" w:hAnsi="Calibri" w:cs="Calibri"/>
                <w:lang w:eastAsia="de-CH"/>
              </w:rPr>
            </w:pPr>
            <w:proofErr w:type="spellStart"/>
            <w:r w:rsidRPr="00AC2034">
              <w:rPr>
                <w:rFonts w:ascii="Calibri" w:eastAsia="Times New Roman" w:hAnsi="Calibri" w:cs="Calibri"/>
                <w:lang w:eastAsia="de-CH"/>
              </w:rPr>
              <w:t>snmp</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snmp</w:t>
            </w:r>
            <w:proofErr w:type="spellEnd"/>
            <w:r w:rsidRPr="00AC2034">
              <w:rPr>
                <w:rFonts w:ascii="Calibri" w:eastAsia="Times New Roman" w:hAnsi="Calibri" w:cs="Calibri"/>
                <w:lang w:eastAsia="de-CH"/>
              </w:rPr>
              <w:t>-trap;</w:t>
            </w:r>
            <w:r w:rsidRPr="00AC2034">
              <w:rPr>
                <w:rFonts w:ascii="Calibri" w:eastAsia="Times New Roman" w:hAnsi="Calibri" w:cs="Calibri"/>
                <w:lang w:eastAsia="de-CH"/>
              </w:rPr>
              <w:br/>
              <w:t>snmpv1</w:t>
            </w:r>
          </w:p>
        </w:tc>
        <w:tc>
          <w:tcPr>
            <w:tcW w:w="1729" w:type="dxa"/>
            <w:tcBorders>
              <w:top w:val="nil"/>
              <w:left w:val="nil"/>
              <w:bottom w:val="nil"/>
              <w:right w:val="nil"/>
            </w:tcBorders>
            <w:shd w:val="clear" w:color="auto" w:fill="auto"/>
            <w:noWrap/>
            <w:vAlign w:val="center"/>
            <w:hideMark/>
          </w:tcPr>
          <w:p w14:paraId="7237C2D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6039CD5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12C4B406" w14:textId="77777777" w:rsidTr="00AC2034">
        <w:trPr>
          <w:trHeight w:val="600"/>
        </w:trPr>
        <w:tc>
          <w:tcPr>
            <w:tcW w:w="3220" w:type="dxa"/>
            <w:tcBorders>
              <w:top w:val="nil"/>
              <w:left w:val="nil"/>
              <w:bottom w:val="nil"/>
              <w:right w:val="nil"/>
            </w:tcBorders>
            <w:shd w:val="clear" w:color="D9E1F2" w:fill="D9E1F2"/>
            <w:noWrap/>
            <w:vAlign w:val="center"/>
            <w:hideMark/>
          </w:tcPr>
          <w:p w14:paraId="64F2ADE7"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CIDDCLABO01 </w:t>
            </w:r>
            <w:proofErr w:type="spellStart"/>
            <w:r w:rsidRPr="00AC2034">
              <w:rPr>
                <w:rFonts w:ascii="Calibri" w:eastAsia="Times New Roman" w:hAnsi="Calibri" w:cs="Calibri"/>
                <w:lang w:val="de-CH" w:eastAsia="de-CH"/>
              </w:rPr>
              <w:t>Allow</w:t>
            </w:r>
            <w:proofErr w:type="spellEnd"/>
            <w:r w:rsidRPr="00AC2034">
              <w:rPr>
                <w:rFonts w:ascii="Calibri" w:eastAsia="Times New Roman" w:hAnsi="Calibri" w:cs="Calibri"/>
                <w:lang w:val="de-CH" w:eastAsia="de-CH"/>
              </w:rPr>
              <w:t xml:space="preserve"> In</w:t>
            </w:r>
          </w:p>
        </w:tc>
        <w:tc>
          <w:tcPr>
            <w:tcW w:w="1520" w:type="dxa"/>
            <w:tcBorders>
              <w:top w:val="nil"/>
              <w:left w:val="nil"/>
              <w:bottom w:val="nil"/>
              <w:right w:val="nil"/>
            </w:tcBorders>
            <w:shd w:val="clear" w:color="D9E1F2" w:fill="D9E1F2"/>
            <w:noWrap/>
            <w:vAlign w:val="center"/>
            <w:hideMark/>
          </w:tcPr>
          <w:p w14:paraId="4D066D6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D9E1F2" w:fill="D9E1F2"/>
            <w:noWrap/>
            <w:vAlign w:val="center"/>
            <w:hideMark/>
          </w:tcPr>
          <w:p w14:paraId="0A9F02C0"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CIDDCLABO01</w:t>
            </w:r>
          </w:p>
        </w:tc>
        <w:tc>
          <w:tcPr>
            <w:tcW w:w="1460" w:type="dxa"/>
            <w:tcBorders>
              <w:top w:val="nil"/>
              <w:left w:val="nil"/>
              <w:bottom w:val="nil"/>
              <w:right w:val="nil"/>
            </w:tcBorders>
            <w:shd w:val="clear" w:color="D9E1F2" w:fill="D9E1F2"/>
            <w:noWrap/>
            <w:vAlign w:val="center"/>
            <w:hideMark/>
          </w:tcPr>
          <w:p w14:paraId="1139316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Labs</w:t>
            </w:r>
          </w:p>
        </w:tc>
        <w:tc>
          <w:tcPr>
            <w:tcW w:w="2551" w:type="dxa"/>
            <w:tcBorders>
              <w:top w:val="nil"/>
              <w:left w:val="nil"/>
              <w:bottom w:val="nil"/>
              <w:right w:val="nil"/>
            </w:tcBorders>
            <w:shd w:val="clear" w:color="D9E1F2" w:fill="D9E1F2"/>
            <w:vAlign w:val="center"/>
            <w:hideMark/>
          </w:tcPr>
          <w:p w14:paraId="5A2A0CD8"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H-10.145.218.2;</w:t>
            </w:r>
            <w:r w:rsidRPr="00AC2034">
              <w:rPr>
                <w:rFonts w:ascii="Calibri" w:eastAsia="Times New Roman" w:hAnsi="Calibri" w:cs="Calibri"/>
                <w:lang w:val="de-CH" w:eastAsia="de-CH"/>
              </w:rPr>
              <w:br/>
              <w:t>H-10.145.218.3</w:t>
            </w:r>
          </w:p>
        </w:tc>
        <w:tc>
          <w:tcPr>
            <w:tcW w:w="1944" w:type="dxa"/>
            <w:tcBorders>
              <w:top w:val="nil"/>
              <w:left w:val="nil"/>
              <w:bottom w:val="nil"/>
              <w:right w:val="nil"/>
            </w:tcBorders>
            <w:shd w:val="clear" w:color="D9E1F2" w:fill="D9E1F2"/>
            <w:noWrap/>
            <w:vAlign w:val="center"/>
            <w:hideMark/>
          </w:tcPr>
          <w:p w14:paraId="1A3BAA0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729" w:type="dxa"/>
            <w:tcBorders>
              <w:top w:val="nil"/>
              <w:left w:val="nil"/>
              <w:bottom w:val="nil"/>
              <w:right w:val="nil"/>
            </w:tcBorders>
            <w:shd w:val="clear" w:color="D9E1F2" w:fill="D9E1F2"/>
            <w:noWrap/>
            <w:vAlign w:val="center"/>
            <w:hideMark/>
          </w:tcPr>
          <w:p w14:paraId="7DF706DD"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tcp-8014</w:t>
            </w:r>
          </w:p>
        </w:tc>
        <w:tc>
          <w:tcPr>
            <w:tcW w:w="1134" w:type="dxa"/>
            <w:tcBorders>
              <w:top w:val="nil"/>
              <w:left w:val="nil"/>
              <w:bottom w:val="nil"/>
              <w:right w:val="nil"/>
            </w:tcBorders>
            <w:shd w:val="clear" w:color="D9E1F2" w:fill="D9E1F2"/>
            <w:noWrap/>
            <w:vAlign w:val="center"/>
            <w:hideMark/>
          </w:tcPr>
          <w:p w14:paraId="08CF4632"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4B7EE911" w14:textId="77777777" w:rsidTr="00AC2034">
        <w:trPr>
          <w:trHeight w:val="600"/>
        </w:trPr>
        <w:tc>
          <w:tcPr>
            <w:tcW w:w="3220" w:type="dxa"/>
            <w:tcBorders>
              <w:top w:val="nil"/>
              <w:left w:val="nil"/>
              <w:bottom w:val="nil"/>
              <w:right w:val="nil"/>
            </w:tcBorders>
            <w:shd w:val="clear" w:color="auto" w:fill="auto"/>
            <w:noWrap/>
            <w:vAlign w:val="center"/>
            <w:hideMark/>
          </w:tcPr>
          <w:p w14:paraId="1F3B0513"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CIDDCLABO01 FTP-PLP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noWrap/>
            <w:vAlign w:val="center"/>
            <w:hideMark/>
          </w:tcPr>
          <w:p w14:paraId="363E7AE7"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auto" w:fill="auto"/>
            <w:noWrap/>
            <w:vAlign w:val="center"/>
            <w:hideMark/>
          </w:tcPr>
          <w:p w14:paraId="15FDB0F5"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CIDDCLABO01</w:t>
            </w:r>
          </w:p>
        </w:tc>
        <w:tc>
          <w:tcPr>
            <w:tcW w:w="1460" w:type="dxa"/>
            <w:tcBorders>
              <w:top w:val="nil"/>
              <w:left w:val="nil"/>
              <w:bottom w:val="nil"/>
              <w:right w:val="nil"/>
            </w:tcBorders>
            <w:shd w:val="clear" w:color="auto" w:fill="auto"/>
            <w:noWrap/>
            <w:vAlign w:val="center"/>
            <w:hideMark/>
          </w:tcPr>
          <w:p w14:paraId="407A73F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PlantPrimary</w:t>
            </w:r>
            <w:proofErr w:type="spellEnd"/>
          </w:p>
        </w:tc>
        <w:tc>
          <w:tcPr>
            <w:tcW w:w="2551" w:type="dxa"/>
            <w:tcBorders>
              <w:top w:val="nil"/>
              <w:left w:val="nil"/>
              <w:bottom w:val="nil"/>
              <w:right w:val="nil"/>
            </w:tcBorders>
            <w:shd w:val="clear" w:color="auto" w:fill="auto"/>
            <w:vAlign w:val="center"/>
            <w:hideMark/>
          </w:tcPr>
          <w:p w14:paraId="34BF4663"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H-10.145.221.41;</w:t>
            </w:r>
            <w:r w:rsidRPr="00AC2034">
              <w:rPr>
                <w:rFonts w:ascii="Calibri" w:eastAsia="Times New Roman" w:hAnsi="Calibri" w:cs="Calibri"/>
                <w:lang w:val="de-CH" w:eastAsia="de-CH"/>
              </w:rPr>
              <w:br/>
              <w:t>H-10.145.221.42</w:t>
            </w:r>
          </w:p>
        </w:tc>
        <w:tc>
          <w:tcPr>
            <w:tcW w:w="1944" w:type="dxa"/>
            <w:tcBorders>
              <w:top w:val="nil"/>
              <w:left w:val="nil"/>
              <w:bottom w:val="nil"/>
              <w:right w:val="nil"/>
            </w:tcBorders>
            <w:shd w:val="clear" w:color="auto" w:fill="auto"/>
            <w:noWrap/>
            <w:vAlign w:val="center"/>
            <w:hideMark/>
          </w:tcPr>
          <w:p w14:paraId="28FC0946"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ftp</w:t>
            </w:r>
          </w:p>
        </w:tc>
        <w:tc>
          <w:tcPr>
            <w:tcW w:w="1729" w:type="dxa"/>
            <w:tcBorders>
              <w:top w:val="nil"/>
              <w:left w:val="nil"/>
              <w:bottom w:val="nil"/>
              <w:right w:val="nil"/>
            </w:tcBorders>
            <w:shd w:val="clear" w:color="auto" w:fill="auto"/>
            <w:noWrap/>
            <w:vAlign w:val="center"/>
            <w:hideMark/>
          </w:tcPr>
          <w:p w14:paraId="67FC9CF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134" w:type="dxa"/>
            <w:tcBorders>
              <w:top w:val="nil"/>
              <w:left w:val="nil"/>
              <w:bottom w:val="nil"/>
              <w:right w:val="nil"/>
            </w:tcBorders>
            <w:shd w:val="clear" w:color="auto" w:fill="auto"/>
            <w:noWrap/>
            <w:vAlign w:val="center"/>
            <w:hideMark/>
          </w:tcPr>
          <w:p w14:paraId="611DB39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73D819EB" w14:textId="77777777" w:rsidTr="00AC2034">
        <w:trPr>
          <w:trHeight w:val="600"/>
        </w:trPr>
        <w:tc>
          <w:tcPr>
            <w:tcW w:w="3220" w:type="dxa"/>
            <w:tcBorders>
              <w:top w:val="nil"/>
              <w:left w:val="nil"/>
              <w:bottom w:val="nil"/>
              <w:right w:val="nil"/>
            </w:tcBorders>
            <w:shd w:val="clear" w:color="D9E1F2" w:fill="D9E1F2"/>
            <w:noWrap/>
            <w:vAlign w:val="center"/>
            <w:hideMark/>
          </w:tcPr>
          <w:p w14:paraId="5EC002C5"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lastRenderedPageBreak/>
              <w:t xml:space="preserve">SSH ENT-PLS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D9E1F2" w:fill="D9E1F2"/>
            <w:noWrap/>
            <w:vAlign w:val="center"/>
            <w:hideMark/>
          </w:tcPr>
          <w:p w14:paraId="0737385B"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D9E1F2" w:fill="D9E1F2"/>
            <w:noWrap/>
            <w:vAlign w:val="center"/>
            <w:hideMark/>
          </w:tcPr>
          <w:p w14:paraId="6C79A70A"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10.0.0.0-8</w:t>
            </w:r>
          </w:p>
        </w:tc>
        <w:tc>
          <w:tcPr>
            <w:tcW w:w="1460" w:type="dxa"/>
            <w:tcBorders>
              <w:top w:val="nil"/>
              <w:left w:val="nil"/>
              <w:bottom w:val="nil"/>
              <w:right w:val="nil"/>
            </w:tcBorders>
            <w:shd w:val="clear" w:color="D9E1F2" w:fill="D9E1F2"/>
            <w:noWrap/>
            <w:vAlign w:val="center"/>
            <w:hideMark/>
          </w:tcPr>
          <w:p w14:paraId="120A1C6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PlantSwitches</w:t>
            </w:r>
            <w:proofErr w:type="spellEnd"/>
          </w:p>
        </w:tc>
        <w:tc>
          <w:tcPr>
            <w:tcW w:w="2551" w:type="dxa"/>
            <w:tcBorders>
              <w:top w:val="nil"/>
              <w:left w:val="nil"/>
              <w:bottom w:val="nil"/>
              <w:right w:val="nil"/>
            </w:tcBorders>
            <w:shd w:val="clear" w:color="D9E1F2" w:fill="D9E1F2"/>
            <w:noWrap/>
            <w:vAlign w:val="center"/>
            <w:hideMark/>
          </w:tcPr>
          <w:p w14:paraId="28EF5E8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D9E1F2" w:fill="D9E1F2"/>
            <w:vAlign w:val="center"/>
            <w:hideMark/>
          </w:tcPr>
          <w:p w14:paraId="020A17BF"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ftp;</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ssh</w:t>
            </w:r>
            <w:proofErr w:type="spellEnd"/>
          </w:p>
        </w:tc>
        <w:tc>
          <w:tcPr>
            <w:tcW w:w="1729" w:type="dxa"/>
            <w:tcBorders>
              <w:top w:val="nil"/>
              <w:left w:val="nil"/>
              <w:bottom w:val="nil"/>
              <w:right w:val="nil"/>
            </w:tcBorders>
            <w:shd w:val="clear" w:color="D9E1F2" w:fill="D9E1F2"/>
            <w:noWrap/>
            <w:vAlign w:val="center"/>
            <w:hideMark/>
          </w:tcPr>
          <w:p w14:paraId="583D9E6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4EF3A39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7C737ECE" w14:textId="77777777" w:rsidTr="00AC2034">
        <w:trPr>
          <w:trHeight w:val="300"/>
        </w:trPr>
        <w:tc>
          <w:tcPr>
            <w:tcW w:w="3220" w:type="dxa"/>
            <w:tcBorders>
              <w:top w:val="nil"/>
              <w:left w:val="nil"/>
              <w:bottom w:val="nil"/>
              <w:right w:val="nil"/>
            </w:tcBorders>
            <w:shd w:val="clear" w:color="auto" w:fill="auto"/>
            <w:noWrap/>
            <w:vAlign w:val="center"/>
            <w:hideMark/>
          </w:tcPr>
          <w:p w14:paraId="44673772"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FTP PLS-ENT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noWrap/>
            <w:vAlign w:val="center"/>
            <w:hideMark/>
          </w:tcPr>
          <w:p w14:paraId="46C6D99E"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PlantSwitches</w:t>
            </w:r>
            <w:proofErr w:type="spellEnd"/>
          </w:p>
        </w:tc>
        <w:tc>
          <w:tcPr>
            <w:tcW w:w="1921" w:type="dxa"/>
            <w:tcBorders>
              <w:top w:val="nil"/>
              <w:left w:val="nil"/>
              <w:bottom w:val="nil"/>
              <w:right w:val="nil"/>
            </w:tcBorders>
            <w:shd w:val="clear" w:color="auto" w:fill="auto"/>
            <w:noWrap/>
            <w:vAlign w:val="center"/>
            <w:hideMark/>
          </w:tcPr>
          <w:p w14:paraId="55976DF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2D63A32F"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noWrap/>
            <w:vAlign w:val="center"/>
            <w:hideMark/>
          </w:tcPr>
          <w:p w14:paraId="627809D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auto" w:fill="auto"/>
            <w:noWrap/>
            <w:vAlign w:val="center"/>
            <w:hideMark/>
          </w:tcPr>
          <w:p w14:paraId="321EF0D9"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ftp</w:t>
            </w:r>
          </w:p>
        </w:tc>
        <w:tc>
          <w:tcPr>
            <w:tcW w:w="1729" w:type="dxa"/>
            <w:tcBorders>
              <w:top w:val="nil"/>
              <w:left w:val="nil"/>
              <w:bottom w:val="nil"/>
              <w:right w:val="nil"/>
            </w:tcBorders>
            <w:shd w:val="clear" w:color="auto" w:fill="auto"/>
            <w:noWrap/>
            <w:vAlign w:val="center"/>
            <w:hideMark/>
          </w:tcPr>
          <w:p w14:paraId="680A89F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775B164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49032ECD" w14:textId="77777777" w:rsidTr="00AC2034">
        <w:trPr>
          <w:trHeight w:val="2400"/>
        </w:trPr>
        <w:tc>
          <w:tcPr>
            <w:tcW w:w="3220" w:type="dxa"/>
            <w:tcBorders>
              <w:top w:val="nil"/>
              <w:left w:val="nil"/>
              <w:bottom w:val="nil"/>
              <w:right w:val="nil"/>
            </w:tcBorders>
            <w:shd w:val="clear" w:color="D9E1F2" w:fill="D9E1F2"/>
            <w:noWrap/>
            <w:vAlign w:val="center"/>
            <w:hideMark/>
          </w:tcPr>
          <w:p w14:paraId="75D4A855"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TACACS PLS-ENT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D9E1F2" w:fill="D9E1F2"/>
            <w:noWrap/>
            <w:vAlign w:val="center"/>
            <w:hideMark/>
          </w:tcPr>
          <w:p w14:paraId="7A4ABCB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PlantSwitches</w:t>
            </w:r>
            <w:proofErr w:type="spellEnd"/>
          </w:p>
        </w:tc>
        <w:tc>
          <w:tcPr>
            <w:tcW w:w="1921" w:type="dxa"/>
            <w:tcBorders>
              <w:top w:val="nil"/>
              <w:left w:val="nil"/>
              <w:bottom w:val="nil"/>
              <w:right w:val="nil"/>
            </w:tcBorders>
            <w:shd w:val="clear" w:color="D9E1F2" w:fill="D9E1F2"/>
            <w:noWrap/>
            <w:vAlign w:val="center"/>
            <w:hideMark/>
          </w:tcPr>
          <w:p w14:paraId="203596DD"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D9E1F2" w:fill="D9E1F2"/>
            <w:noWrap/>
            <w:vAlign w:val="center"/>
            <w:hideMark/>
          </w:tcPr>
          <w:p w14:paraId="42E9578E"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D9E1F2" w:fill="D9E1F2"/>
            <w:vAlign w:val="center"/>
            <w:hideMark/>
          </w:tcPr>
          <w:p w14:paraId="0CD0B01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defraisepsn01p.ecolab.com;</w:t>
            </w:r>
            <w:r w:rsidRPr="00AC2034">
              <w:rPr>
                <w:rFonts w:ascii="Calibri" w:eastAsia="Times New Roman" w:hAnsi="Calibri" w:cs="Calibri"/>
                <w:lang w:val="de-CH" w:eastAsia="de-CH"/>
              </w:rPr>
              <w:br/>
              <w:t>nlcolisepsn1.ecolab.com;</w:t>
            </w:r>
            <w:r w:rsidRPr="00AC2034">
              <w:rPr>
                <w:rFonts w:ascii="Calibri" w:eastAsia="Times New Roman" w:hAnsi="Calibri" w:cs="Calibri"/>
                <w:lang w:val="de-CH" w:eastAsia="de-CH"/>
              </w:rPr>
              <w:br/>
              <w:t>useagisepsn.ecolab.com;</w:t>
            </w:r>
            <w:r w:rsidRPr="00AC2034">
              <w:rPr>
                <w:rFonts w:ascii="Calibri" w:eastAsia="Times New Roman" w:hAnsi="Calibri" w:cs="Calibri"/>
                <w:lang w:val="de-CH" w:eastAsia="de-CH"/>
              </w:rPr>
              <w:br/>
              <w:t>usnapisepsn1.ecolab.com</w:t>
            </w:r>
          </w:p>
        </w:tc>
        <w:tc>
          <w:tcPr>
            <w:tcW w:w="1944" w:type="dxa"/>
            <w:tcBorders>
              <w:top w:val="nil"/>
              <w:left w:val="nil"/>
              <w:bottom w:val="nil"/>
              <w:right w:val="nil"/>
            </w:tcBorders>
            <w:shd w:val="clear" w:color="D9E1F2" w:fill="D9E1F2"/>
            <w:noWrap/>
            <w:vAlign w:val="center"/>
            <w:hideMark/>
          </w:tcPr>
          <w:p w14:paraId="3CFF289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tacacs</w:t>
            </w:r>
            <w:proofErr w:type="spellEnd"/>
            <w:r w:rsidRPr="00AC2034">
              <w:rPr>
                <w:rFonts w:ascii="Calibri" w:eastAsia="Times New Roman" w:hAnsi="Calibri" w:cs="Calibri"/>
                <w:lang w:val="de-CH" w:eastAsia="de-CH"/>
              </w:rPr>
              <w:t>-plus</w:t>
            </w:r>
          </w:p>
        </w:tc>
        <w:tc>
          <w:tcPr>
            <w:tcW w:w="1729" w:type="dxa"/>
            <w:tcBorders>
              <w:top w:val="nil"/>
              <w:left w:val="nil"/>
              <w:bottom w:val="nil"/>
              <w:right w:val="nil"/>
            </w:tcBorders>
            <w:shd w:val="clear" w:color="D9E1F2" w:fill="D9E1F2"/>
            <w:noWrap/>
            <w:vAlign w:val="center"/>
            <w:hideMark/>
          </w:tcPr>
          <w:p w14:paraId="23C5B78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731D604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19F3ED85" w14:textId="77777777" w:rsidTr="00AC2034">
        <w:trPr>
          <w:trHeight w:val="600"/>
        </w:trPr>
        <w:tc>
          <w:tcPr>
            <w:tcW w:w="3220" w:type="dxa"/>
            <w:tcBorders>
              <w:top w:val="nil"/>
              <w:left w:val="nil"/>
              <w:bottom w:val="nil"/>
              <w:right w:val="nil"/>
            </w:tcBorders>
            <w:shd w:val="clear" w:color="auto" w:fill="auto"/>
            <w:noWrap/>
            <w:vAlign w:val="center"/>
            <w:hideMark/>
          </w:tcPr>
          <w:p w14:paraId="1A27528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Monitoring PLS-ENT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auto" w:fill="auto"/>
            <w:noWrap/>
            <w:vAlign w:val="center"/>
            <w:hideMark/>
          </w:tcPr>
          <w:p w14:paraId="7194E525"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PlantSwitches</w:t>
            </w:r>
            <w:proofErr w:type="spellEnd"/>
          </w:p>
        </w:tc>
        <w:tc>
          <w:tcPr>
            <w:tcW w:w="1921" w:type="dxa"/>
            <w:tcBorders>
              <w:top w:val="nil"/>
              <w:left w:val="nil"/>
              <w:bottom w:val="nil"/>
              <w:right w:val="nil"/>
            </w:tcBorders>
            <w:shd w:val="clear" w:color="auto" w:fill="auto"/>
            <w:noWrap/>
            <w:vAlign w:val="center"/>
            <w:hideMark/>
          </w:tcPr>
          <w:p w14:paraId="7827A4D0"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nil"/>
              <w:right w:val="nil"/>
            </w:tcBorders>
            <w:shd w:val="clear" w:color="auto" w:fill="auto"/>
            <w:noWrap/>
            <w:vAlign w:val="center"/>
            <w:hideMark/>
          </w:tcPr>
          <w:p w14:paraId="23EAC0D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nil"/>
              <w:right w:val="nil"/>
            </w:tcBorders>
            <w:shd w:val="clear" w:color="auto" w:fill="auto"/>
            <w:vAlign w:val="center"/>
            <w:hideMark/>
          </w:tcPr>
          <w:p w14:paraId="7FF3D223" w14:textId="77777777" w:rsidR="00AC2034" w:rsidRPr="00AC2034" w:rsidRDefault="00AC2034" w:rsidP="00AC2034">
            <w:pPr>
              <w:spacing w:after="0" w:line="240" w:lineRule="auto"/>
              <w:rPr>
                <w:rFonts w:ascii="Calibri" w:eastAsia="Times New Roman" w:hAnsi="Calibri" w:cs="Calibri"/>
                <w:lang w:eastAsia="de-CH"/>
              </w:rPr>
            </w:pPr>
            <w:r w:rsidRPr="00AC2034">
              <w:rPr>
                <w:rFonts w:ascii="Calibri" w:eastAsia="Times New Roman" w:hAnsi="Calibri" w:cs="Calibri"/>
                <w:lang w:eastAsia="de-CH"/>
              </w:rPr>
              <w:t>Eco - SNMP Monitoring;</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Network_Monitoring</w:t>
            </w:r>
            <w:proofErr w:type="spellEnd"/>
          </w:p>
        </w:tc>
        <w:tc>
          <w:tcPr>
            <w:tcW w:w="1944" w:type="dxa"/>
            <w:tcBorders>
              <w:top w:val="nil"/>
              <w:left w:val="nil"/>
              <w:bottom w:val="nil"/>
              <w:right w:val="nil"/>
            </w:tcBorders>
            <w:shd w:val="clear" w:color="auto" w:fill="auto"/>
            <w:vAlign w:val="center"/>
            <w:hideMark/>
          </w:tcPr>
          <w:p w14:paraId="47D17C1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snmp</w:t>
            </w:r>
            <w:proofErr w:type="spellEnd"/>
            <w:r w:rsidRPr="00AC2034">
              <w:rPr>
                <w:rFonts w:ascii="Calibri" w:eastAsia="Times New Roman" w:hAnsi="Calibri" w:cs="Calibri"/>
                <w:lang w:val="de-CH" w:eastAsia="de-CH"/>
              </w:rPr>
              <w:t>-trap;</w:t>
            </w:r>
            <w:r w:rsidRPr="00AC2034">
              <w:rPr>
                <w:rFonts w:ascii="Calibri" w:eastAsia="Times New Roman" w:hAnsi="Calibri" w:cs="Calibri"/>
                <w:lang w:val="de-CH" w:eastAsia="de-CH"/>
              </w:rPr>
              <w:br/>
            </w:r>
            <w:proofErr w:type="spellStart"/>
            <w:r w:rsidRPr="00AC2034">
              <w:rPr>
                <w:rFonts w:ascii="Calibri" w:eastAsia="Times New Roman" w:hAnsi="Calibri" w:cs="Calibri"/>
                <w:lang w:val="de-CH" w:eastAsia="de-CH"/>
              </w:rPr>
              <w:t>tftp</w:t>
            </w:r>
            <w:proofErr w:type="spellEnd"/>
          </w:p>
        </w:tc>
        <w:tc>
          <w:tcPr>
            <w:tcW w:w="1729" w:type="dxa"/>
            <w:tcBorders>
              <w:top w:val="nil"/>
              <w:left w:val="nil"/>
              <w:bottom w:val="nil"/>
              <w:right w:val="nil"/>
            </w:tcBorders>
            <w:shd w:val="clear" w:color="auto" w:fill="auto"/>
            <w:noWrap/>
            <w:vAlign w:val="center"/>
            <w:hideMark/>
          </w:tcPr>
          <w:p w14:paraId="4A92E728"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auto" w:fill="auto"/>
            <w:noWrap/>
            <w:vAlign w:val="center"/>
            <w:hideMark/>
          </w:tcPr>
          <w:p w14:paraId="00BAD116"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5F3DC9B3" w14:textId="77777777" w:rsidTr="00AC2034">
        <w:trPr>
          <w:trHeight w:val="1500"/>
        </w:trPr>
        <w:tc>
          <w:tcPr>
            <w:tcW w:w="3220" w:type="dxa"/>
            <w:tcBorders>
              <w:top w:val="nil"/>
              <w:left w:val="nil"/>
              <w:bottom w:val="nil"/>
              <w:right w:val="nil"/>
            </w:tcBorders>
            <w:shd w:val="clear" w:color="D9E1F2" w:fill="D9E1F2"/>
            <w:noWrap/>
            <w:vAlign w:val="center"/>
            <w:hideMark/>
          </w:tcPr>
          <w:p w14:paraId="3DEBC775"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 xml:space="preserve">Monitoring ENT-PLS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nil"/>
              <w:right w:val="nil"/>
            </w:tcBorders>
            <w:shd w:val="clear" w:color="D9E1F2" w:fill="D9E1F2"/>
            <w:noWrap/>
            <w:vAlign w:val="center"/>
            <w:hideMark/>
          </w:tcPr>
          <w:p w14:paraId="194FA511"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1921" w:type="dxa"/>
            <w:tcBorders>
              <w:top w:val="nil"/>
              <w:left w:val="nil"/>
              <w:bottom w:val="nil"/>
              <w:right w:val="nil"/>
            </w:tcBorders>
            <w:shd w:val="clear" w:color="D9E1F2" w:fill="D9E1F2"/>
            <w:vAlign w:val="center"/>
            <w:hideMark/>
          </w:tcPr>
          <w:p w14:paraId="1F7C38F9" w14:textId="77777777" w:rsidR="00AC2034" w:rsidRPr="00AC2034" w:rsidRDefault="00AC2034" w:rsidP="00AC2034">
            <w:pPr>
              <w:spacing w:after="0" w:line="240" w:lineRule="auto"/>
              <w:rPr>
                <w:rFonts w:ascii="Calibri" w:eastAsia="Times New Roman" w:hAnsi="Calibri" w:cs="Calibri"/>
                <w:lang w:eastAsia="de-CH"/>
              </w:rPr>
            </w:pPr>
            <w:r w:rsidRPr="00AC2034">
              <w:rPr>
                <w:rFonts w:ascii="Calibri" w:eastAsia="Times New Roman" w:hAnsi="Calibri" w:cs="Calibri"/>
                <w:lang w:eastAsia="de-CH"/>
              </w:rPr>
              <w:t>3913-BEIEP-NMARMIS-MDF-9538;</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Network_Monitoring</w:t>
            </w:r>
            <w:proofErr w:type="spellEnd"/>
          </w:p>
        </w:tc>
        <w:tc>
          <w:tcPr>
            <w:tcW w:w="1460" w:type="dxa"/>
            <w:tcBorders>
              <w:top w:val="nil"/>
              <w:left w:val="nil"/>
              <w:bottom w:val="nil"/>
              <w:right w:val="nil"/>
            </w:tcBorders>
            <w:shd w:val="clear" w:color="D9E1F2" w:fill="D9E1F2"/>
            <w:noWrap/>
            <w:vAlign w:val="center"/>
            <w:hideMark/>
          </w:tcPr>
          <w:p w14:paraId="7BA259F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PlantSwitches</w:t>
            </w:r>
            <w:proofErr w:type="spellEnd"/>
          </w:p>
        </w:tc>
        <w:tc>
          <w:tcPr>
            <w:tcW w:w="2551" w:type="dxa"/>
            <w:tcBorders>
              <w:top w:val="nil"/>
              <w:left w:val="nil"/>
              <w:bottom w:val="nil"/>
              <w:right w:val="nil"/>
            </w:tcBorders>
            <w:shd w:val="clear" w:color="D9E1F2" w:fill="D9E1F2"/>
            <w:noWrap/>
            <w:vAlign w:val="center"/>
            <w:hideMark/>
          </w:tcPr>
          <w:p w14:paraId="1E62F4DC"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944" w:type="dxa"/>
            <w:tcBorders>
              <w:top w:val="nil"/>
              <w:left w:val="nil"/>
              <w:bottom w:val="nil"/>
              <w:right w:val="nil"/>
            </w:tcBorders>
            <w:shd w:val="clear" w:color="D9E1F2" w:fill="D9E1F2"/>
            <w:vAlign w:val="center"/>
            <w:hideMark/>
          </w:tcPr>
          <w:p w14:paraId="55586D5E" w14:textId="77777777" w:rsidR="00AC2034" w:rsidRPr="00AC2034" w:rsidRDefault="00AC2034" w:rsidP="00AC2034">
            <w:pPr>
              <w:spacing w:after="0" w:line="240" w:lineRule="auto"/>
              <w:rPr>
                <w:rFonts w:ascii="Calibri" w:eastAsia="Times New Roman" w:hAnsi="Calibri" w:cs="Calibri"/>
                <w:lang w:eastAsia="de-CH"/>
              </w:rPr>
            </w:pPr>
            <w:r w:rsidRPr="00AC2034">
              <w:rPr>
                <w:rFonts w:ascii="Calibri" w:eastAsia="Times New Roman" w:hAnsi="Calibri" w:cs="Calibri"/>
                <w:lang w:eastAsia="de-CH"/>
              </w:rPr>
              <w:t>ping;</w:t>
            </w:r>
            <w:r w:rsidRPr="00AC2034">
              <w:rPr>
                <w:rFonts w:ascii="Calibri" w:eastAsia="Times New Roman" w:hAnsi="Calibri" w:cs="Calibri"/>
                <w:lang w:eastAsia="de-CH"/>
              </w:rPr>
              <w:br/>
            </w:r>
            <w:proofErr w:type="spellStart"/>
            <w:r w:rsidRPr="00AC2034">
              <w:rPr>
                <w:rFonts w:ascii="Calibri" w:eastAsia="Times New Roman" w:hAnsi="Calibri" w:cs="Calibri"/>
                <w:lang w:eastAsia="de-CH"/>
              </w:rPr>
              <w:t>snmp</w:t>
            </w:r>
            <w:proofErr w:type="spellEnd"/>
            <w:r w:rsidRPr="00AC2034">
              <w:rPr>
                <w:rFonts w:ascii="Calibri" w:eastAsia="Times New Roman" w:hAnsi="Calibri" w:cs="Calibri"/>
                <w:lang w:eastAsia="de-CH"/>
              </w:rPr>
              <w:t>-base;</w:t>
            </w:r>
            <w:r w:rsidRPr="00AC2034">
              <w:rPr>
                <w:rFonts w:ascii="Calibri" w:eastAsia="Times New Roman" w:hAnsi="Calibri" w:cs="Calibri"/>
                <w:lang w:eastAsia="de-CH"/>
              </w:rPr>
              <w:br/>
              <w:t>snmpv1;</w:t>
            </w:r>
            <w:r w:rsidRPr="00AC2034">
              <w:rPr>
                <w:rFonts w:ascii="Calibri" w:eastAsia="Times New Roman" w:hAnsi="Calibri" w:cs="Calibri"/>
                <w:lang w:eastAsia="de-CH"/>
              </w:rPr>
              <w:br/>
              <w:t>snmpv2</w:t>
            </w:r>
          </w:p>
        </w:tc>
        <w:tc>
          <w:tcPr>
            <w:tcW w:w="1729" w:type="dxa"/>
            <w:tcBorders>
              <w:top w:val="nil"/>
              <w:left w:val="nil"/>
              <w:bottom w:val="nil"/>
              <w:right w:val="nil"/>
            </w:tcBorders>
            <w:shd w:val="clear" w:color="D9E1F2" w:fill="D9E1F2"/>
            <w:noWrap/>
            <w:vAlign w:val="center"/>
            <w:hideMark/>
          </w:tcPr>
          <w:p w14:paraId="3C6899FF"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nil"/>
              <w:right w:val="nil"/>
            </w:tcBorders>
            <w:shd w:val="clear" w:color="D9E1F2" w:fill="D9E1F2"/>
            <w:noWrap/>
            <w:vAlign w:val="center"/>
            <w:hideMark/>
          </w:tcPr>
          <w:p w14:paraId="13E8A63A"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tr w:rsidR="00AC2034" w:rsidRPr="00AC2034" w14:paraId="5DE581E2" w14:textId="77777777" w:rsidTr="00AC2034">
        <w:trPr>
          <w:trHeight w:val="900"/>
        </w:trPr>
        <w:tc>
          <w:tcPr>
            <w:tcW w:w="3220" w:type="dxa"/>
            <w:tcBorders>
              <w:top w:val="nil"/>
              <w:left w:val="nil"/>
              <w:bottom w:val="single" w:sz="4" w:space="0" w:color="4472C4"/>
              <w:right w:val="nil"/>
            </w:tcBorders>
            <w:shd w:val="clear" w:color="auto" w:fill="auto"/>
            <w:noWrap/>
            <w:vAlign w:val="center"/>
            <w:hideMark/>
          </w:tcPr>
          <w:p w14:paraId="606FAE9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SmartLicense</w:t>
            </w:r>
            <w:proofErr w:type="spellEnd"/>
            <w:r w:rsidRPr="00AC2034">
              <w:rPr>
                <w:rFonts w:ascii="Calibri" w:eastAsia="Times New Roman" w:hAnsi="Calibri" w:cs="Calibri"/>
                <w:lang w:val="de-CH" w:eastAsia="de-CH"/>
              </w:rPr>
              <w:t xml:space="preserve"> PLS-ENT </w:t>
            </w:r>
            <w:proofErr w:type="spellStart"/>
            <w:r w:rsidRPr="00AC2034">
              <w:rPr>
                <w:rFonts w:ascii="Calibri" w:eastAsia="Times New Roman" w:hAnsi="Calibri" w:cs="Calibri"/>
                <w:lang w:val="de-CH" w:eastAsia="de-CH"/>
              </w:rPr>
              <w:t>Allow</w:t>
            </w:r>
            <w:proofErr w:type="spellEnd"/>
          </w:p>
        </w:tc>
        <w:tc>
          <w:tcPr>
            <w:tcW w:w="1520" w:type="dxa"/>
            <w:tcBorders>
              <w:top w:val="nil"/>
              <w:left w:val="nil"/>
              <w:bottom w:val="single" w:sz="4" w:space="0" w:color="4472C4"/>
              <w:right w:val="nil"/>
            </w:tcBorders>
            <w:shd w:val="clear" w:color="auto" w:fill="auto"/>
            <w:noWrap/>
            <w:vAlign w:val="center"/>
            <w:hideMark/>
          </w:tcPr>
          <w:p w14:paraId="3788E903"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PlantSwitches</w:t>
            </w:r>
            <w:proofErr w:type="spellEnd"/>
          </w:p>
        </w:tc>
        <w:tc>
          <w:tcPr>
            <w:tcW w:w="1921" w:type="dxa"/>
            <w:tcBorders>
              <w:top w:val="nil"/>
              <w:left w:val="nil"/>
              <w:bottom w:val="single" w:sz="4" w:space="0" w:color="4472C4"/>
              <w:right w:val="nil"/>
            </w:tcBorders>
            <w:shd w:val="clear" w:color="auto" w:fill="auto"/>
            <w:noWrap/>
            <w:vAlign w:val="center"/>
            <w:hideMark/>
          </w:tcPr>
          <w:p w14:paraId="1A5FE6FE"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c>
          <w:tcPr>
            <w:tcW w:w="1460" w:type="dxa"/>
            <w:tcBorders>
              <w:top w:val="nil"/>
              <w:left w:val="nil"/>
              <w:bottom w:val="single" w:sz="4" w:space="0" w:color="4472C4"/>
              <w:right w:val="nil"/>
            </w:tcBorders>
            <w:shd w:val="clear" w:color="auto" w:fill="auto"/>
            <w:noWrap/>
            <w:vAlign w:val="center"/>
            <w:hideMark/>
          </w:tcPr>
          <w:p w14:paraId="6C2D5C03" w14:textId="77777777" w:rsidR="00AC2034" w:rsidRPr="00AC2034" w:rsidRDefault="00AC2034" w:rsidP="00AC2034">
            <w:pPr>
              <w:spacing w:after="0" w:line="240" w:lineRule="auto"/>
              <w:rPr>
                <w:rFonts w:ascii="Calibri" w:eastAsia="Times New Roman" w:hAnsi="Calibri" w:cs="Calibri"/>
                <w:lang w:val="de-CH" w:eastAsia="de-CH"/>
              </w:rPr>
            </w:pPr>
            <w:r w:rsidRPr="00AC2034">
              <w:rPr>
                <w:rFonts w:ascii="Calibri" w:eastAsia="Times New Roman" w:hAnsi="Calibri" w:cs="Calibri"/>
                <w:lang w:val="de-CH" w:eastAsia="de-CH"/>
              </w:rPr>
              <w:t>Enterprise</w:t>
            </w:r>
          </w:p>
        </w:tc>
        <w:tc>
          <w:tcPr>
            <w:tcW w:w="2551" w:type="dxa"/>
            <w:tcBorders>
              <w:top w:val="nil"/>
              <w:left w:val="nil"/>
              <w:bottom w:val="single" w:sz="4" w:space="0" w:color="4472C4"/>
              <w:right w:val="nil"/>
            </w:tcBorders>
            <w:shd w:val="clear" w:color="auto" w:fill="auto"/>
            <w:vAlign w:val="center"/>
            <w:hideMark/>
          </w:tcPr>
          <w:p w14:paraId="232FD2B5" w14:textId="77777777" w:rsidR="00AC2034" w:rsidRPr="00AC2034" w:rsidRDefault="00AC2034" w:rsidP="00AC2034">
            <w:pPr>
              <w:spacing w:after="0" w:line="240" w:lineRule="auto"/>
              <w:rPr>
                <w:rFonts w:ascii="Calibri" w:eastAsia="Times New Roman" w:hAnsi="Calibri" w:cs="Calibri"/>
                <w:lang w:eastAsia="de-CH"/>
              </w:rPr>
            </w:pPr>
            <w:r w:rsidRPr="00AC2034">
              <w:rPr>
                <w:rFonts w:ascii="Calibri" w:eastAsia="Times New Roman" w:hAnsi="Calibri" w:cs="Calibri"/>
                <w:lang w:eastAsia="de-CH"/>
              </w:rPr>
              <w:t>tools.cisco.com;</w:t>
            </w:r>
            <w:r w:rsidRPr="00AC2034">
              <w:rPr>
                <w:rFonts w:ascii="Calibri" w:eastAsia="Times New Roman" w:hAnsi="Calibri" w:cs="Calibri"/>
                <w:lang w:eastAsia="de-CH"/>
              </w:rPr>
              <w:br/>
              <w:t>tools1.cisco.com;</w:t>
            </w:r>
            <w:r w:rsidRPr="00AC2034">
              <w:rPr>
                <w:rFonts w:ascii="Calibri" w:eastAsia="Times New Roman" w:hAnsi="Calibri" w:cs="Calibri"/>
                <w:lang w:eastAsia="de-CH"/>
              </w:rPr>
              <w:br/>
              <w:t>tools2.cisco.com</w:t>
            </w:r>
          </w:p>
        </w:tc>
        <w:tc>
          <w:tcPr>
            <w:tcW w:w="1944" w:type="dxa"/>
            <w:tcBorders>
              <w:top w:val="nil"/>
              <w:left w:val="nil"/>
              <w:bottom w:val="single" w:sz="4" w:space="0" w:color="4472C4"/>
              <w:right w:val="nil"/>
            </w:tcBorders>
            <w:shd w:val="clear" w:color="auto" w:fill="auto"/>
            <w:noWrap/>
            <w:vAlign w:val="center"/>
            <w:hideMark/>
          </w:tcPr>
          <w:p w14:paraId="7CB327B7"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ssl</w:t>
            </w:r>
            <w:proofErr w:type="spellEnd"/>
          </w:p>
        </w:tc>
        <w:tc>
          <w:tcPr>
            <w:tcW w:w="1729" w:type="dxa"/>
            <w:tcBorders>
              <w:top w:val="nil"/>
              <w:left w:val="nil"/>
              <w:bottom w:val="single" w:sz="4" w:space="0" w:color="4472C4"/>
              <w:right w:val="nil"/>
            </w:tcBorders>
            <w:shd w:val="clear" w:color="auto" w:fill="auto"/>
            <w:noWrap/>
            <w:vAlign w:val="center"/>
            <w:hideMark/>
          </w:tcPr>
          <w:p w14:paraId="0007A001"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application</w:t>
            </w:r>
            <w:proofErr w:type="spellEnd"/>
            <w:r w:rsidRPr="00AC2034">
              <w:rPr>
                <w:rFonts w:ascii="Calibri" w:eastAsia="Times New Roman" w:hAnsi="Calibri" w:cs="Calibri"/>
                <w:lang w:val="de-CH" w:eastAsia="de-CH"/>
              </w:rPr>
              <w:t>-default</w:t>
            </w:r>
          </w:p>
        </w:tc>
        <w:tc>
          <w:tcPr>
            <w:tcW w:w="1134" w:type="dxa"/>
            <w:tcBorders>
              <w:top w:val="nil"/>
              <w:left w:val="nil"/>
              <w:bottom w:val="single" w:sz="4" w:space="0" w:color="4472C4"/>
              <w:right w:val="nil"/>
            </w:tcBorders>
            <w:shd w:val="clear" w:color="auto" w:fill="auto"/>
            <w:noWrap/>
            <w:vAlign w:val="center"/>
            <w:hideMark/>
          </w:tcPr>
          <w:p w14:paraId="3F91F80B" w14:textId="77777777" w:rsidR="00AC2034" w:rsidRPr="00AC2034" w:rsidRDefault="00AC2034" w:rsidP="00AC2034">
            <w:pPr>
              <w:spacing w:after="0" w:line="240" w:lineRule="auto"/>
              <w:rPr>
                <w:rFonts w:ascii="Calibri" w:eastAsia="Times New Roman" w:hAnsi="Calibri" w:cs="Calibri"/>
                <w:lang w:val="de-CH" w:eastAsia="de-CH"/>
              </w:rPr>
            </w:pPr>
            <w:proofErr w:type="spellStart"/>
            <w:r w:rsidRPr="00AC2034">
              <w:rPr>
                <w:rFonts w:ascii="Calibri" w:eastAsia="Times New Roman" w:hAnsi="Calibri" w:cs="Calibri"/>
                <w:lang w:val="de-CH" w:eastAsia="de-CH"/>
              </w:rPr>
              <w:t>any</w:t>
            </w:r>
            <w:proofErr w:type="spellEnd"/>
          </w:p>
        </w:tc>
      </w:tr>
      <w:bookmarkEnd w:id="0"/>
    </w:tbl>
    <w:p w14:paraId="6B4B7DEB" w14:textId="77777777" w:rsidR="00AC2034" w:rsidRDefault="00AC2034" w:rsidP="00940080">
      <w:pPr>
        <w:sectPr w:rsidR="00AC2034" w:rsidSect="00AC2034">
          <w:pgSz w:w="15840" w:h="12240" w:orient="landscape"/>
          <w:pgMar w:top="720" w:right="720" w:bottom="720" w:left="720" w:header="720" w:footer="720" w:gutter="0"/>
          <w:cols w:space="720"/>
          <w:docGrid w:linePitch="360"/>
        </w:sectPr>
      </w:pPr>
    </w:p>
    <w:p w14:paraId="31DFB98F" w14:textId="77777777" w:rsidR="00940080" w:rsidRPr="00940080" w:rsidRDefault="00940080" w:rsidP="00AC2034"/>
    <w:sectPr w:rsidR="00940080" w:rsidRPr="00940080" w:rsidSect="00E521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D6529" w14:textId="77777777" w:rsidR="00103A97" w:rsidRDefault="00103A97" w:rsidP="00396590">
      <w:pPr>
        <w:spacing w:after="0" w:line="240" w:lineRule="auto"/>
      </w:pPr>
      <w:r>
        <w:separator/>
      </w:r>
    </w:p>
  </w:endnote>
  <w:endnote w:type="continuationSeparator" w:id="0">
    <w:p w14:paraId="6CA76CB3" w14:textId="77777777" w:rsidR="00103A97" w:rsidRDefault="00103A97" w:rsidP="00396590">
      <w:pPr>
        <w:spacing w:after="0" w:line="240" w:lineRule="auto"/>
      </w:pPr>
      <w:r>
        <w:continuationSeparator/>
      </w:r>
    </w:p>
  </w:endnote>
  <w:endnote w:type="continuationNotice" w:id="1">
    <w:p w14:paraId="5CDBE11D" w14:textId="77777777" w:rsidR="00103A97" w:rsidRDefault="00103A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456671"/>
      <w:docPartObj>
        <w:docPartGallery w:val="Page Numbers (Bottom of Page)"/>
        <w:docPartUnique/>
      </w:docPartObj>
    </w:sdtPr>
    <w:sdtEndPr>
      <w:rPr>
        <w:color w:val="808080" w:themeColor="background1" w:themeShade="80"/>
        <w:spacing w:val="60"/>
      </w:rPr>
    </w:sdtEndPr>
    <w:sdtContent>
      <w:p w14:paraId="038D583E" w14:textId="69926810" w:rsidR="00FD784E" w:rsidRDefault="00FD784E">
        <w:pPr>
          <w:pStyle w:val="Caption"/>
          <w:pBdr>
            <w:top w:val="single" w:sz="4" w:space="1" w:color="D9D9D9" w:themeColor="background1" w:themeShade="D9"/>
          </w:pBdr>
          <w:rPr>
            <w:b w:val="0"/>
            <w:bCs w:val="0"/>
          </w:rPr>
        </w:pPr>
        <w:r>
          <w:rPr>
            <w:b w:val="0"/>
            <w:bCs w:val="0"/>
          </w:rPr>
          <w:fldChar w:fldCharType="begin"/>
        </w:r>
        <w:r>
          <w:instrText xml:space="preserve"> PAGE   \* MERGEFORMAT </w:instrText>
        </w:r>
        <w:r>
          <w:rPr>
            <w:b w:val="0"/>
            <w:bCs w:val="0"/>
          </w:rPr>
          <w:fldChar w:fldCharType="separate"/>
        </w:r>
        <w:r w:rsidRPr="00615972">
          <w:rPr>
            <w:noProof/>
          </w:rPr>
          <w:t>1</w:t>
        </w:r>
        <w:r>
          <w:rPr>
            <w:b w:val="0"/>
            <w:bCs w:val="0"/>
            <w:noProof/>
          </w:rPr>
          <w:fldChar w:fldCharType="end"/>
        </w:r>
        <w:r>
          <w:t xml:space="preserve"> | </w:t>
        </w:r>
        <w:r>
          <w:rPr>
            <w:color w:val="808080" w:themeColor="background1" w:themeShade="80"/>
            <w:spacing w:val="60"/>
          </w:rPr>
          <w:t>Page</w:t>
        </w:r>
      </w:p>
    </w:sdtContent>
  </w:sdt>
  <w:p w14:paraId="607EE4D7" w14:textId="77777777" w:rsidR="00FD784E" w:rsidRDefault="00FD784E">
    <w:pPr>
      <w:pStyle w:val="Captio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224F" w14:textId="77777777" w:rsidR="00103A97" w:rsidRDefault="00103A97" w:rsidP="00396590">
      <w:pPr>
        <w:spacing w:after="0" w:line="240" w:lineRule="auto"/>
      </w:pPr>
      <w:r>
        <w:separator/>
      </w:r>
    </w:p>
  </w:footnote>
  <w:footnote w:type="continuationSeparator" w:id="0">
    <w:p w14:paraId="6CF52A49" w14:textId="77777777" w:rsidR="00103A97" w:rsidRDefault="00103A97" w:rsidP="00396590">
      <w:pPr>
        <w:spacing w:after="0" w:line="240" w:lineRule="auto"/>
      </w:pPr>
      <w:r>
        <w:continuationSeparator/>
      </w:r>
    </w:p>
  </w:footnote>
  <w:footnote w:type="continuationNotice" w:id="1">
    <w:p w14:paraId="61376955" w14:textId="77777777" w:rsidR="00103A97" w:rsidRDefault="00103A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CACEF" w14:textId="6D306B07" w:rsidR="00FD784E" w:rsidRDefault="00103A97" w:rsidP="00E52183">
    <w:pPr>
      <w:pStyle w:val="BalloonTextChar"/>
      <w:tabs>
        <w:tab w:val="left" w:pos="684"/>
      </w:tabs>
      <w:jc w:val="right"/>
    </w:pPr>
    <w:sdt>
      <w:sdtPr>
        <w:id w:val="-323663315"/>
        <w:docPartObj>
          <w:docPartGallery w:val="Watermarks"/>
          <w:docPartUnique/>
        </w:docPartObj>
      </w:sdtPr>
      <w:sdtEndPr/>
      <w:sdtContent>
        <w:r>
          <w:rPr>
            <w:noProof/>
          </w:rPr>
          <w:pict w14:anchorId="6E5BDD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6"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FD784E">
      <w:tab/>
    </w:r>
    <w:r w:rsidR="00FD784E">
      <w:tab/>
    </w:r>
    <w:r w:rsidR="00FD784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CFC"/>
    <w:multiLevelType w:val="hybridMultilevel"/>
    <w:tmpl w:val="437087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F33A52"/>
    <w:multiLevelType w:val="hybridMultilevel"/>
    <w:tmpl w:val="0512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373E4"/>
    <w:multiLevelType w:val="hybridMultilevel"/>
    <w:tmpl w:val="94E0BA7C"/>
    <w:lvl w:ilvl="0" w:tplc="D78A4F76">
      <w:start w:val="1"/>
      <w:numFmt w:val="bullet"/>
      <w:lvlText w:val=""/>
      <w:lvlJc w:val="left"/>
      <w:pPr>
        <w:tabs>
          <w:tab w:val="num" w:pos="720"/>
        </w:tabs>
        <w:ind w:left="720" w:hanging="360"/>
      </w:pPr>
      <w:rPr>
        <w:rFonts w:ascii="Wingdings 3" w:hAnsi="Wingdings 3" w:hint="default"/>
      </w:rPr>
    </w:lvl>
    <w:lvl w:ilvl="1" w:tplc="BD98E172">
      <w:start w:val="1"/>
      <w:numFmt w:val="bullet"/>
      <w:lvlText w:val=""/>
      <w:lvlJc w:val="left"/>
      <w:pPr>
        <w:tabs>
          <w:tab w:val="num" w:pos="1440"/>
        </w:tabs>
        <w:ind w:left="1440" w:hanging="360"/>
      </w:pPr>
      <w:rPr>
        <w:rFonts w:ascii="Wingdings 3" w:hAnsi="Wingdings 3" w:hint="default"/>
      </w:rPr>
    </w:lvl>
    <w:lvl w:ilvl="2" w:tplc="8646A0EA" w:tentative="1">
      <w:start w:val="1"/>
      <w:numFmt w:val="bullet"/>
      <w:lvlText w:val=""/>
      <w:lvlJc w:val="left"/>
      <w:pPr>
        <w:tabs>
          <w:tab w:val="num" w:pos="2160"/>
        </w:tabs>
        <w:ind w:left="2160" w:hanging="360"/>
      </w:pPr>
      <w:rPr>
        <w:rFonts w:ascii="Wingdings 3" w:hAnsi="Wingdings 3" w:hint="default"/>
      </w:rPr>
    </w:lvl>
    <w:lvl w:ilvl="3" w:tplc="CDF4A36A" w:tentative="1">
      <w:start w:val="1"/>
      <w:numFmt w:val="bullet"/>
      <w:lvlText w:val=""/>
      <w:lvlJc w:val="left"/>
      <w:pPr>
        <w:tabs>
          <w:tab w:val="num" w:pos="2880"/>
        </w:tabs>
        <w:ind w:left="2880" w:hanging="360"/>
      </w:pPr>
      <w:rPr>
        <w:rFonts w:ascii="Wingdings 3" w:hAnsi="Wingdings 3" w:hint="default"/>
      </w:rPr>
    </w:lvl>
    <w:lvl w:ilvl="4" w:tplc="9BCECF60" w:tentative="1">
      <w:start w:val="1"/>
      <w:numFmt w:val="bullet"/>
      <w:lvlText w:val=""/>
      <w:lvlJc w:val="left"/>
      <w:pPr>
        <w:tabs>
          <w:tab w:val="num" w:pos="3600"/>
        </w:tabs>
        <w:ind w:left="3600" w:hanging="360"/>
      </w:pPr>
      <w:rPr>
        <w:rFonts w:ascii="Wingdings 3" w:hAnsi="Wingdings 3" w:hint="default"/>
      </w:rPr>
    </w:lvl>
    <w:lvl w:ilvl="5" w:tplc="13FC0F18" w:tentative="1">
      <w:start w:val="1"/>
      <w:numFmt w:val="bullet"/>
      <w:lvlText w:val=""/>
      <w:lvlJc w:val="left"/>
      <w:pPr>
        <w:tabs>
          <w:tab w:val="num" w:pos="4320"/>
        </w:tabs>
        <w:ind w:left="4320" w:hanging="360"/>
      </w:pPr>
      <w:rPr>
        <w:rFonts w:ascii="Wingdings 3" w:hAnsi="Wingdings 3" w:hint="default"/>
      </w:rPr>
    </w:lvl>
    <w:lvl w:ilvl="6" w:tplc="50B8FE30" w:tentative="1">
      <w:start w:val="1"/>
      <w:numFmt w:val="bullet"/>
      <w:lvlText w:val=""/>
      <w:lvlJc w:val="left"/>
      <w:pPr>
        <w:tabs>
          <w:tab w:val="num" w:pos="5040"/>
        </w:tabs>
        <w:ind w:left="5040" w:hanging="360"/>
      </w:pPr>
      <w:rPr>
        <w:rFonts w:ascii="Wingdings 3" w:hAnsi="Wingdings 3" w:hint="default"/>
      </w:rPr>
    </w:lvl>
    <w:lvl w:ilvl="7" w:tplc="07D4C092" w:tentative="1">
      <w:start w:val="1"/>
      <w:numFmt w:val="bullet"/>
      <w:lvlText w:val=""/>
      <w:lvlJc w:val="left"/>
      <w:pPr>
        <w:tabs>
          <w:tab w:val="num" w:pos="5760"/>
        </w:tabs>
        <w:ind w:left="5760" w:hanging="360"/>
      </w:pPr>
      <w:rPr>
        <w:rFonts w:ascii="Wingdings 3" w:hAnsi="Wingdings 3" w:hint="default"/>
      </w:rPr>
    </w:lvl>
    <w:lvl w:ilvl="8" w:tplc="518CC16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D9A0D63"/>
    <w:multiLevelType w:val="hybridMultilevel"/>
    <w:tmpl w:val="6228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B0105A"/>
    <w:multiLevelType w:val="hybridMultilevel"/>
    <w:tmpl w:val="04BCF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C5A3445"/>
    <w:multiLevelType w:val="hybridMultilevel"/>
    <w:tmpl w:val="D570B9D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4"/>
  </w:num>
  <w:num w:numId="6">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dlebaugh, Stephen">
    <w15:presenceInfo w15:providerId="AD" w15:userId="S::Stephen.Hidlebaugh@ecolab.com::814687d3-c02c-4df5-a629-ae0b9fb2c0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D70"/>
    <w:rsid w:val="00003758"/>
    <w:rsid w:val="00004178"/>
    <w:rsid w:val="00007790"/>
    <w:rsid w:val="00012C54"/>
    <w:rsid w:val="00015BED"/>
    <w:rsid w:val="00020503"/>
    <w:rsid w:val="00037FFA"/>
    <w:rsid w:val="000416F0"/>
    <w:rsid w:val="00042436"/>
    <w:rsid w:val="00044511"/>
    <w:rsid w:val="00045C3A"/>
    <w:rsid w:val="0004614C"/>
    <w:rsid w:val="00047868"/>
    <w:rsid w:val="00051B5F"/>
    <w:rsid w:val="00054E3A"/>
    <w:rsid w:val="00060760"/>
    <w:rsid w:val="00065EF7"/>
    <w:rsid w:val="0006702A"/>
    <w:rsid w:val="00074AC7"/>
    <w:rsid w:val="000871AA"/>
    <w:rsid w:val="00091499"/>
    <w:rsid w:val="00094780"/>
    <w:rsid w:val="0009535F"/>
    <w:rsid w:val="0009742A"/>
    <w:rsid w:val="000A253C"/>
    <w:rsid w:val="000A3708"/>
    <w:rsid w:val="000B3F2D"/>
    <w:rsid w:val="000B4E17"/>
    <w:rsid w:val="000C0780"/>
    <w:rsid w:val="000C110F"/>
    <w:rsid w:val="000C6B79"/>
    <w:rsid w:val="000C735A"/>
    <w:rsid w:val="000D27C7"/>
    <w:rsid w:val="000E1249"/>
    <w:rsid w:val="000E3521"/>
    <w:rsid w:val="000E3633"/>
    <w:rsid w:val="000E6D91"/>
    <w:rsid w:val="000E7A39"/>
    <w:rsid w:val="000F0537"/>
    <w:rsid w:val="000F3ACF"/>
    <w:rsid w:val="00103015"/>
    <w:rsid w:val="00103757"/>
    <w:rsid w:val="00103A97"/>
    <w:rsid w:val="0010447E"/>
    <w:rsid w:val="00104D21"/>
    <w:rsid w:val="0010731F"/>
    <w:rsid w:val="001136E1"/>
    <w:rsid w:val="00115420"/>
    <w:rsid w:val="00122E5A"/>
    <w:rsid w:val="001310A0"/>
    <w:rsid w:val="00135DC6"/>
    <w:rsid w:val="0014046D"/>
    <w:rsid w:val="00140778"/>
    <w:rsid w:val="001411C3"/>
    <w:rsid w:val="00143EC5"/>
    <w:rsid w:val="00144E84"/>
    <w:rsid w:val="00145CE7"/>
    <w:rsid w:val="001534B3"/>
    <w:rsid w:val="00153B2D"/>
    <w:rsid w:val="00153E2A"/>
    <w:rsid w:val="00155051"/>
    <w:rsid w:val="00170F3E"/>
    <w:rsid w:val="001714AC"/>
    <w:rsid w:val="00176C0C"/>
    <w:rsid w:val="00180030"/>
    <w:rsid w:val="0018330F"/>
    <w:rsid w:val="0019234E"/>
    <w:rsid w:val="00195434"/>
    <w:rsid w:val="00196737"/>
    <w:rsid w:val="00197FA0"/>
    <w:rsid w:val="001A3CE4"/>
    <w:rsid w:val="001B2F03"/>
    <w:rsid w:val="001B592F"/>
    <w:rsid w:val="001C3467"/>
    <w:rsid w:val="001D1314"/>
    <w:rsid w:val="001D1A4E"/>
    <w:rsid w:val="001D4133"/>
    <w:rsid w:val="001D4A42"/>
    <w:rsid w:val="001D6944"/>
    <w:rsid w:val="001E5F72"/>
    <w:rsid w:val="001F2626"/>
    <w:rsid w:val="00202892"/>
    <w:rsid w:val="00203019"/>
    <w:rsid w:val="00207F12"/>
    <w:rsid w:val="0021531B"/>
    <w:rsid w:val="00217D40"/>
    <w:rsid w:val="00223919"/>
    <w:rsid w:val="002261EB"/>
    <w:rsid w:val="0022714F"/>
    <w:rsid w:val="0023121C"/>
    <w:rsid w:val="00235565"/>
    <w:rsid w:val="00242CF0"/>
    <w:rsid w:val="00253367"/>
    <w:rsid w:val="00260636"/>
    <w:rsid w:val="002649A1"/>
    <w:rsid w:val="00271953"/>
    <w:rsid w:val="00272291"/>
    <w:rsid w:val="0028123C"/>
    <w:rsid w:val="0029602D"/>
    <w:rsid w:val="00297BE7"/>
    <w:rsid w:val="002A08BF"/>
    <w:rsid w:val="002A16C0"/>
    <w:rsid w:val="002A5971"/>
    <w:rsid w:val="002A5F89"/>
    <w:rsid w:val="002B2C06"/>
    <w:rsid w:val="002B3A24"/>
    <w:rsid w:val="002B664E"/>
    <w:rsid w:val="002C3F21"/>
    <w:rsid w:val="002D3F8E"/>
    <w:rsid w:val="002D5891"/>
    <w:rsid w:val="002D6DE6"/>
    <w:rsid w:val="002E0357"/>
    <w:rsid w:val="002E7769"/>
    <w:rsid w:val="002E786C"/>
    <w:rsid w:val="002F2B22"/>
    <w:rsid w:val="002F5D20"/>
    <w:rsid w:val="002F7A83"/>
    <w:rsid w:val="00305CF2"/>
    <w:rsid w:val="00306FC7"/>
    <w:rsid w:val="003074C5"/>
    <w:rsid w:val="0030764E"/>
    <w:rsid w:val="00311DAB"/>
    <w:rsid w:val="00315524"/>
    <w:rsid w:val="00321EC0"/>
    <w:rsid w:val="00322EA3"/>
    <w:rsid w:val="00332062"/>
    <w:rsid w:val="003342A6"/>
    <w:rsid w:val="003345F6"/>
    <w:rsid w:val="00340879"/>
    <w:rsid w:val="0034092D"/>
    <w:rsid w:val="00341970"/>
    <w:rsid w:val="00345A7F"/>
    <w:rsid w:val="00352511"/>
    <w:rsid w:val="00353C0C"/>
    <w:rsid w:val="00354865"/>
    <w:rsid w:val="003574E3"/>
    <w:rsid w:val="00364359"/>
    <w:rsid w:val="00366C69"/>
    <w:rsid w:val="00373682"/>
    <w:rsid w:val="00374CF1"/>
    <w:rsid w:val="00374DD9"/>
    <w:rsid w:val="00386095"/>
    <w:rsid w:val="00387132"/>
    <w:rsid w:val="00391CEA"/>
    <w:rsid w:val="00396590"/>
    <w:rsid w:val="003A07AD"/>
    <w:rsid w:val="003A146C"/>
    <w:rsid w:val="003A25DD"/>
    <w:rsid w:val="003A2BF4"/>
    <w:rsid w:val="003A3D6B"/>
    <w:rsid w:val="003A5D4F"/>
    <w:rsid w:val="003B127C"/>
    <w:rsid w:val="003B6460"/>
    <w:rsid w:val="003B788C"/>
    <w:rsid w:val="003C234A"/>
    <w:rsid w:val="003C5F47"/>
    <w:rsid w:val="003D0F41"/>
    <w:rsid w:val="003D339E"/>
    <w:rsid w:val="003D3F17"/>
    <w:rsid w:val="003D559E"/>
    <w:rsid w:val="003E09EA"/>
    <w:rsid w:val="003E47F6"/>
    <w:rsid w:val="003E6E12"/>
    <w:rsid w:val="003F1C32"/>
    <w:rsid w:val="003F578C"/>
    <w:rsid w:val="0040227A"/>
    <w:rsid w:val="00402EBD"/>
    <w:rsid w:val="00422AFB"/>
    <w:rsid w:val="00436CAC"/>
    <w:rsid w:val="00442175"/>
    <w:rsid w:val="00445025"/>
    <w:rsid w:val="0045142F"/>
    <w:rsid w:val="00453E24"/>
    <w:rsid w:val="00460131"/>
    <w:rsid w:val="00461EDC"/>
    <w:rsid w:val="0046202E"/>
    <w:rsid w:val="00462048"/>
    <w:rsid w:val="00465D4B"/>
    <w:rsid w:val="004832ED"/>
    <w:rsid w:val="00485F46"/>
    <w:rsid w:val="004932EB"/>
    <w:rsid w:val="004A443D"/>
    <w:rsid w:val="004A710C"/>
    <w:rsid w:val="004B5A84"/>
    <w:rsid w:val="004B7233"/>
    <w:rsid w:val="004B79A0"/>
    <w:rsid w:val="004D7F70"/>
    <w:rsid w:val="004E2D48"/>
    <w:rsid w:val="004F063E"/>
    <w:rsid w:val="004F25BB"/>
    <w:rsid w:val="004F2632"/>
    <w:rsid w:val="004F2E2B"/>
    <w:rsid w:val="004F3020"/>
    <w:rsid w:val="004F4A73"/>
    <w:rsid w:val="004F70CE"/>
    <w:rsid w:val="00503A5B"/>
    <w:rsid w:val="00506425"/>
    <w:rsid w:val="00507034"/>
    <w:rsid w:val="005104F9"/>
    <w:rsid w:val="00513604"/>
    <w:rsid w:val="00513724"/>
    <w:rsid w:val="00513F1E"/>
    <w:rsid w:val="00517C64"/>
    <w:rsid w:val="00522E09"/>
    <w:rsid w:val="005239FE"/>
    <w:rsid w:val="0052424E"/>
    <w:rsid w:val="005273BA"/>
    <w:rsid w:val="00527F45"/>
    <w:rsid w:val="0053014B"/>
    <w:rsid w:val="00532015"/>
    <w:rsid w:val="00534796"/>
    <w:rsid w:val="0053536B"/>
    <w:rsid w:val="0054114F"/>
    <w:rsid w:val="00541488"/>
    <w:rsid w:val="00542471"/>
    <w:rsid w:val="00542F54"/>
    <w:rsid w:val="0054441A"/>
    <w:rsid w:val="00551647"/>
    <w:rsid w:val="00551EF6"/>
    <w:rsid w:val="00552ADE"/>
    <w:rsid w:val="0055376C"/>
    <w:rsid w:val="00553912"/>
    <w:rsid w:val="0056125C"/>
    <w:rsid w:val="005618FE"/>
    <w:rsid w:val="0056630C"/>
    <w:rsid w:val="00570D4A"/>
    <w:rsid w:val="00575EB2"/>
    <w:rsid w:val="00575FBD"/>
    <w:rsid w:val="00580261"/>
    <w:rsid w:val="00580326"/>
    <w:rsid w:val="00580D4A"/>
    <w:rsid w:val="00581782"/>
    <w:rsid w:val="0058425B"/>
    <w:rsid w:val="00590D0F"/>
    <w:rsid w:val="00593F93"/>
    <w:rsid w:val="00595064"/>
    <w:rsid w:val="0059738E"/>
    <w:rsid w:val="005A1331"/>
    <w:rsid w:val="005A48E1"/>
    <w:rsid w:val="005B1500"/>
    <w:rsid w:val="005B31FE"/>
    <w:rsid w:val="005B64B1"/>
    <w:rsid w:val="005C1F70"/>
    <w:rsid w:val="005C2C68"/>
    <w:rsid w:val="005C3A47"/>
    <w:rsid w:val="005C54CE"/>
    <w:rsid w:val="005D2FF8"/>
    <w:rsid w:val="005E024B"/>
    <w:rsid w:val="005E0CFC"/>
    <w:rsid w:val="005E247E"/>
    <w:rsid w:val="005E4B90"/>
    <w:rsid w:val="005E78A3"/>
    <w:rsid w:val="005E7A4C"/>
    <w:rsid w:val="005F2AF9"/>
    <w:rsid w:val="005F415B"/>
    <w:rsid w:val="00603D5A"/>
    <w:rsid w:val="00603EAB"/>
    <w:rsid w:val="0061308A"/>
    <w:rsid w:val="00615972"/>
    <w:rsid w:val="0062045C"/>
    <w:rsid w:val="00620E0B"/>
    <w:rsid w:val="00621C61"/>
    <w:rsid w:val="00626527"/>
    <w:rsid w:val="006348B5"/>
    <w:rsid w:val="00646CAA"/>
    <w:rsid w:val="006553B0"/>
    <w:rsid w:val="00656F1D"/>
    <w:rsid w:val="006669E9"/>
    <w:rsid w:val="00666A82"/>
    <w:rsid w:val="00666EC8"/>
    <w:rsid w:val="00672227"/>
    <w:rsid w:val="0067275A"/>
    <w:rsid w:val="0067335D"/>
    <w:rsid w:val="006747D0"/>
    <w:rsid w:val="0067507C"/>
    <w:rsid w:val="00675934"/>
    <w:rsid w:val="00686AE9"/>
    <w:rsid w:val="006922BF"/>
    <w:rsid w:val="00693E80"/>
    <w:rsid w:val="006956D2"/>
    <w:rsid w:val="006A3B25"/>
    <w:rsid w:val="006B0F21"/>
    <w:rsid w:val="006B10DB"/>
    <w:rsid w:val="006B34F7"/>
    <w:rsid w:val="006B3A29"/>
    <w:rsid w:val="006B5C7A"/>
    <w:rsid w:val="006C4ABC"/>
    <w:rsid w:val="006C5ADD"/>
    <w:rsid w:val="006C7A6A"/>
    <w:rsid w:val="006D45D9"/>
    <w:rsid w:val="006D6171"/>
    <w:rsid w:val="006E3D2E"/>
    <w:rsid w:val="006F2390"/>
    <w:rsid w:val="006F323F"/>
    <w:rsid w:val="006F7809"/>
    <w:rsid w:val="007006E6"/>
    <w:rsid w:val="00704E68"/>
    <w:rsid w:val="00710C0C"/>
    <w:rsid w:val="0071148A"/>
    <w:rsid w:val="00712361"/>
    <w:rsid w:val="00717DB7"/>
    <w:rsid w:val="00723E79"/>
    <w:rsid w:val="00726A2C"/>
    <w:rsid w:val="007301BB"/>
    <w:rsid w:val="00730F46"/>
    <w:rsid w:val="007318C3"/>
    <w:rsid w:val="00736193"/>
    <w:rsid w:val="007364AB"/>
    <w:rsid w:val="00736D74"/>
    <w:rsid w:val="00744B44"/>
    <w:rsid w:val="00760F5B"/>
    <w:rsid w:val="00761DCE"/>
    <w:rsid w:val="00762F57"/>
    <w:rsid w:val="00766EF6"/>
    <w:rsid w:val="00767440"/>
    <w:rsid w:val="00767985"/>
    <w:rsid w:val="00767BBE"/>
    <w:rsid w:val="00771EEA"/>
    <w:rsid w:val="00774561"/>
    <w:rsid w:val="007766E9"/>
    <w:rsid w:val="0078040C"/>
    <w:rsid w:val="00781FEF"/>
    <w:rsid w:val="0079101B"/>
    <w:rsid w:val="00796615"/>
    <w:rsid w:val="0079743D"/>
    <w:rsid w:val="007A2B50"/>
    <w:rsid w:val="007B0B15"/>
    <w:rsid w:val="007B45F4"/>
    <w:rsid w:val="007B54D0"/>
    <w:rsid w:val="007B6442"/>
    <w:rsid w:val="007B65C5"/>
    <w:rsid w:val="007C2264"/>
    <w:rsid w:val="007D1E36"/>
    <w:rsid w:val="007D3026"/>
    <w:rsid w:val="007D3AB5"/>
    <w:rsid w:val="007E0FE6"/>
    <w:rsid w:val="007E3F03"/>
    <w:rsid w:val="007E4F1D"/>
    <w:rsid w:val="007F1B58"/>
    <w:rsid w:val="007F2BE9"/>
    <w:rsid w:val="007F49D5"/>
    <w:rsid w:val="007F6ED5"/>
    <w:rsid w:val="007F79C9"/>
    <w:rsid w:val="008016FA"/>
    <w:rsid w:val="008021EF"/>
    <w:rsid w:val="00806AE9"/>
    <w:rsid w:val="00813A27"/>
    <w:rsid w:val="008178B2"/>
    <w:rsid w:val="00822D2C"/>
    <w:rsid w:val="00823CCA"/>
    <w:rsid w:val="00824B60"/>
    <w:rsid w:val="008275BD"/>
    <w:rsid w:val="00830D55"/>
    <w:rsid w:val="008325CC"/>
    <w:rsid w:val="00844418"/>
    <w:rsid w:val="00844B18"/>
    <w:rsid w:val="0084566F"/>
    <w:rsid w:val="00847BFA"/>
    <w:rsid w:val="00850E63"/>
    <w:rsid w:val="0085321B"/>
    <w:rsid w:val="00854FAD"/>
    <w:rsid w:val="00863408"/>
    <w:rsid w:val="00874774"/>
    <w:rsid w:val="00884C44"/>
    <w:rsid w:val="00892DF5"/>
    <w:rsid w:val="00894075"/>
    <w:rsid w:val="008A30CE"/>
    <w:rsid w:val="008B0133"/>
    <w:rsid w:val="008B0FFA"/>
    <w:rsid w:val="008B2596"/>
    <w:rsid w:val="008B2C96"/>
    <w:rsid w:val="008B5471"/>
    <w:rsid w:val="008B79ED"/>
    <w:rsid w:val="008C4C03"/>
    <w:rsid w:val="008D35CF"/>
    <w:rsid w:val="008D458F"/>
    <w:rsid w:val="008D5AB9"/>
    <w:rsid w:val="008D6271"/>
    <w:rsid w:val="008E154A"/>
    <w:rsid w:val="008E264C"/>
    <w:rsid w:val="008E2AE3"/>
    <w:rsid w:val="008E47D7"/>
    <w:rsid w:val="008E6117"/>
    <w:rsid w:val="008E7575"/>
    <w:rsid w:val="008F0841"/>
    <w:rsid w:val="008F5499"/>
    <w:rsid w:val="008F771D"/>
    <w:rsid w:val="009007A2"/>
    <w:rsid w:val="009026DA"/>
    <w:rsid w:val="00903010"/>
    <w:rsid w:val="00910972"/>
    <w:rsid w:val="009154AB"/>
    <w:rsid w:val="00916BA8"/>
    <w:rsid w:val="00917E60"/>
    <w:rsid w:val="00922272"/>
    <w:rsid w:val="0093063C"/>
    <w:rsid w:val="00931A16"/>
    <w:rsid w:val="009344D8"/>
    <w:rsid w:val="00936ED1"/>
    <w:rsid w:val="00940080"/>
    <w:rsid w:val="00942C09"/>
    <w:rsid w:val="00951064"/>
    <w:rsid w:val="009513D6"/>
    <w:rsid w:val="00954E9F"/>
    <w:rsid w:val="00963101"/>
    <w:rsid w:val="00972096"/>
    <w:rsid w:val="009748FD"/>
    <w:rsid w:val="009757D8"/>
    <w:rsid w:val="0098001B"/>
    <w:rsid w:val="00982E1E"/>
    <w:rsid w:val="00984D31"/>
    <w:rsid w:val="00986561"/>
    <w:rsid w:val="0098675F"/>
    <w:rsid w:val="0099256D"/>
    <w:rsid w:val="00992808"/>
    <w:rsid w:val="0099739D"/>
    <w:rsid w:val="009A001A"/>
    <w:rsid w:val="009A22F8"/>
    <w:rsid w:val="009A355C"/>
    <w:rsid w:val="009B12A3"/>
    <w:rsid w:val="009B2CD6"/>
    <w:rsid w:val="009B3167"/>
    <w:rsid w:val="009B34D5"/>
    <w:rsid w:val="009D11E3"/>
    <w:rsid w:val="009D29ED"/>
    <w:rsid w:val="009D3590"/>
    <w:rsid w:val="009D38A8"/>
    <w:rsid w:val="009D5CFD"/>
    <w:rsid w:val="009D6301"/>
    <w:rsid w:val="009E1953"/>
    <w:rsid w:val="009E5501"/>
    <w:rsid w:val="009E78FE"/>
    <w:rsid w:val="009F24BE"/>
    <w:rsid w:val="00A0384D"/>
    <w:rsid w:val="00A0490A"/>
    <w:rsid w:val="00A07AF6"/>
    <w:rsid w:val="00A07B3A"/>
    <w:rsid w:val="00A105D8"/>
    <w:rsid w:val="00A1370A"/>
    <w:rsid w:val="00A14807"/>
    <w:rsid w:val="00A16DF5"/>
    <w:rsid w:val="00A21CCF"/>
    <w:rsid w:val="00A23B52"/>
    <w:rsid w:val="00A26A0C"/>
    <w:rsid w:val="00A31941"/>
    <w:rsid w:val="00A320BA"/>
    <w:rsid w:val="00A32DBB"/>
    <w:rsid w:val="00A36130"/>
    <w:rsid w:val="00A376AC"/>
    <w:rsid w:val="00A40E0B"/>
    <w:rsid w:val="00A4200C"/>
    <w:rsid w:val="00A43449"/>
    <w:rsid w:val="00A435C7"/>
    <w:rsid w:val="00A45071"/>
    <w:rsid w:val="00A57CBA"/>
    <w:rsid w:val="00A63910"/>
    <w:rsid w:val="00A6410D"/>
    <w:rsid w:val="00A701E8"/>
    <w:rsid w:val="00A73F0F"/>
    <w:rsid w:val="00A76E69"/>
    <w:rsid w:val="00A77103"/>
    <w:rsid w:val="00A815A3"/>
    <w:rsid w:val="00A852B6"/>
    <w:rsid w:val="00A91476"/>
    <w:rsid w:val="00A91E37"/>
    <w:rsid w:val="00A93D70"/>
    <w:rsid w:val="00A955DF"/>
    <w:rsid w:val="00A95C19"/>
    <w:rsid w:val="00A96F3B"/>
    <w:rsid w:val="00A96F3F"/>
    <w:rsid w:val="00AA4E5B"/>
    <w:rsid w:val="00AA5E63"/>
    <w:rsid w:val="00AB5B0D"/>
    <w:rsid w:val="00AC2034"/>
    <w:rsid w:val="00AC32D0"/>
    <w:rsid w:val="00AC4F27"/>
    <w:rsid w:val="00AC584E"/>
    <w:rsid w:val="00AC68F8"/>
    <w:rsid w:val="00AD082B"/>
    <w:rsid w:val="00AD4289"/>
    <w:rsid w:val="00AE08C6"/>
    <w:rsid w:val="00AE7AEA"/>
    <w:rsid w:val="00AF756E"/>
    <w:rsid w:val="00B006E2"/>
    <w:rsid w:val="00B05B37"/>
    <w:rsid w:val="00B12952"/>
    <w:rsid w:val="00B12D56"/>
    <w:rsid w:val="00B13C1D"/>
    <w:rsid w:val="00B15117"/>
    <w:rsid w:val="00B152F9"/>
    <w:rsid w:val="00B210DC"/>
    <w:rsid w:val="00B212FD"/>
    <w:rsid w:val="00B21CAD"/>
    <w:rsid w:val="00B22A33"/>
    <w:rsid w:val="00B23909"/>
    <w:rsid w:val="00B23A6A"/>
    <w:rsid w:val="00B24C6D"/>
    <w:rsid w:val="00B25F1C"/>
    <w:rsid w:val="00B32EEC"/>
    <w:rsid w:val="00B36F48"/>
    <w:rsid w:val="00B4054D"/>
    <w:rsid w:val="00B4153A"/>
    <w:rsid w:val="00B4310C"/>
    <w:rsid w:val="00B550B8"/>
    <w:rsid w:val="00B60E0D"/>
    <w:rsid w:val="00B6211F"/>
    <w:rsid w:val="00B62ACB"/>
    <w:rsid w:val="00B64A6B"/>
    <w:rsid w:val="00B654C3"/>
    <w:rsid w:val="00B675EE"/>
    <w:rsid w:val="00B751C4"/>
    <w:rsid w:val="00B77A66"/>
    <w:rsid w:val="00B801AE"/>
    <w:rsid w:val="00B82DA3"/>
    <w:rsid w:val="00B838FD"/>
    <w:rsid w:val="00B84A58"/>
    <w:rsid w:val="00B84DB6"/>
    <w:rsid w:val="00B868C9"/>
    <w:rsid w:val="00B90237"/>
    <w:rsid w:val="00B90E06"/>
    <w:rsid w:val="00B953EF"/>
    <w:rsid w:val="00B9686F"/>
    <w:rsid w:val="00B97F86"/>
    <w:rsid w:val="00BA2571"/>
    <w:rsid w:val="00BA46A6"/>
    <w:rsid w:val="00BA5066"/>
    <w:rsid w:val="00BB324F"/>
    <w:rsid w:val="00BB4BE6"/>
    <w:rsid w:val="00BD0B92"/>
    <w:rsid w:val="00BD32D0"/>
    <w:rsid w:val="00BD4726"/>
    <w:rsid w:val="00BD5C7D"/>
    <w:rsid w:val="00BD63BD"/>
    <w:rsid w:val="00BD6CEE"/>
    <w:rsid w:val="00BE5F37"/>
    <w:rsid w:val="00BE6A11"/>
    <w:rsid w:val="00BF004A"/>
    <w:rsid w:val="00BF0F29"/>
    <w:rsid w:val="00BF49E6"/>
    <w:rsid w:val="00BF4DB5"/>
    <w:rsid w:val="00BF5F42"/>
    <w:rsid w:val="00C02E3C"/>
    <w:rsid w:val="00C03D80"/>
    <w:rsid w:val="00C047FE"/>
    <w:rsid w:val="00C05607"/>
    <w:rsid w:val="00C07938"/>
    <w:rsid w:val="00C207D3"/>
    <w:rsid w:val="00C22968"/>
    <w:rsid w:val="00C24BF2"/>
    <w:rsid w:val="00C24FD8"/>
    <w:rsid w:val="00C3155E"/>
    <w:rsid w:val="00C33AC9"/>
    <w:rsid w:val="00C412E8"/>
    <w:rsid w:val="00C4237E"/>
    <w:rsid w:val="00C46F9A"/>
    <w:rsid w:val="00C50502"/>
    <w:rsid w:val="00C64AAD"/>
    <w:rsid w:val="00C72024"/>
    <w:rsid w:val="00C753CA"/>
    <w:rsid w:val="00C75753"/>
    <w:rsid w:val="00C76138"/>
    <w:rsid w:val="00C765FB"/>
    <w:rsid w:val="00C7687D"/>
    <w:rsid w:val="00C84083"/>
    <w:rsid w:val="00C8411F"/>
    <w:rsid w:val="00C956EE"/>
    <w:rsid w:val="00CA442F"/>
    <w:rsid w:val="00CB00A8"/>
    <w:rsid w:val="00CB27FF"/>
    <w:rsid w:val="00CB2846"/>
    <w:rsid w:val="00CB525A"/>
    <w:rsid w:val="00CB5C9E"/>
    <w:rsid w:val="00CB623B"/>
    <w:rsid w:val="00CB7CE1"/>
    <w:rsid w:val="00CC0949"/>
    <w:rsid w:val="00CC2157"/>
    <w:rsid w:val="00CD39C9"/>
    <w:rsid w:val="00CD70FA"/>
    <w:rsid w:val="00CE170F"/>
    <w:rsid w:val="00CE5045"/>
    <w:rsid w:val="00CE6960"/>
    <w:rsid w:val="00CF1586"/>
    <w:rsid w:val="00CF239B"/>
    <w:rsid w:val="00CF4094"/>
    <w:rsid w:val="00CF52F5"/>
    <w:rsid w:val="00CF6801"/>
    <w:rsid w:val="00D02C23"/>
    <w:rsid w:val="00D0488C"/>
    <w:rsid w:val="00D12A03"/>
    <w:rsid w:val="00D14E57"/>
    <w:rsid w:val="00D17F7B"/>
    <w:rsid w:val="00D22947"/>
    <w:rsid w:val="00D2394C"/>
    <w:rsid w:val="00D26E90"/>
    <w:rsid w:val="00D34075"/>
    <w:rsid w:val="00D36EDC"/>
    <w:rsid w:val="00D4110F"/>
    <w:rsid w:val="00D42A70"/>
    <w:rsid w:val="00D42C5E"/>
    <w:rsid w:val="00D434AF"/>
    <w:rsid w:val="00D44529"/>
    <w:rsid w:val="00D476C1"/>
    <w:rsid w:val="00D5085C"/>
    <w:rsid w:val="00D50CEC"/>
    <w:rsid w:val="00D52EAB"/>
    <w:rsid w:val="00D53F6D"/>
    <w:rsid w:val="00D55976"/>
    <w:rsid w:val="00D62FD0"/>
    <w:rsid w:val="00D636AD"/>
    <w:rsid w:val="00D65A86"/>
    <w:rsid w:val="00D73A2C"/>
    <w:rsid w:val="00D741E6"/>
    <w:rsid w:val="00D806AA"/>
    <w:rsid w:val="00D82B17"/>
    <w:rsid w:val="00D8524C"/>
    <w:rsid w:val="00D85697"/>
    <w:rsid w:val="00D95D43"/>
    <w:rsid w:val="00D96C8B"/>
    <w:rsid w:val="00DA47C9"/>
    <w:rsid w:val="00DA5E0E"/>
    <w:rsid w:val="00DA629A"/>
    <w:rsid w:val="00DA6F94"/>
    <w:rsid w:val="00DB0ABF"/>
    <w:rsid w:val="00DB26B9"/>
    <w:rsid w:val="00DB2F85"/>
    <w:rsid w:val="00DB5E47"/>
    <w:rsid w:val="00DB7CB5"/>
    <w:rsid w:val="00DC2EBC"/>
    <w:rsid w:val="00DC35A5"/>
    <w:rsid w:val="00DC7DF7"/>
    <w:rsid w:val="00DE04E1"/>
    <w:rsid w:val="00DE0900"/>
    <w:rsid w:val="00DE5A68"/>
    <w:rsid w:val="00DF20B1"/>
    <w:rsid w:val="00DF63FE"/>
    <w:rsid w:val="00DF69CA"/>
    <w:rsid w:val="00E013B6"/>
    <w:rsid w:val="00E01C98"/>
    <w:rsid w:val="00E02562"/>
    <w:rsid w:val="00E031B8"/>
    <w:rsid w:val="00E04370"/>
    <w:rsid w:val="00E04CE8"/>
    <w:rsid w:val="00E16B85"/>
    <w:rsid w:val="00E16E2B"/>
    <w:rsid w:val="00E17858"/>
    <w:rsid w:val="00E22778"/>
    <w:rsid w:val="00E24B27"/>
    <w:rsid w:val="00E27A77"/>
    <w:rsid w:val="00E3077E"/>
    <w:rsid w:val="00E326BF"/>
    <w:rsid w:val="00E448AD"/>
    <w:rsid w:val="00E4561F"/>
    <w:rsid w:val="00E46B88"/>
    <w:rsid w:val="00E52183"/>
    <w:rsid w:val="00E571D1"/>
    <w:rsid w:val="00E65036"/>
    <w:rsid w:val="00E65DFD"/>
    <w:rsid w:val="00E7156C"/>
    <w:rsid w:val="00E74321"/>
    <w:rsid w:val="00E743E0"/>
    <w:rsid w:val="00E76113"/>
    <w:rsid w:val="00E85321"/>
    <w:rsid w:val="00E8752F"/>
    <w:rsid w:val="00E9196E"/>
    <w:rsid w:val="00E9371D"/>
    <w:rsid w:val="00E95D4D"/>
    <w:rsid w:val="00EA418B"/>
    <w:rsid w:val="00EC4B90"/>
    <w:rsid w:val="00EC70E8"/>
    <w:rsid w:val="00ED2B7F"/>
    <w:rsid w:val="00ED3C4C"/>
    <w:rsid w:val="00EE6858"/>
    <w:rsid w:val="00EF3A24"/>
    <w:rsid w:val="00EF507B"/>
    <w:rsid w:val="00EF77E1"/>
    <w:rsid w:val="00F0143A"/>
    <w:rsid w:val="00F104D1"/>
    <w:rsid w:val="00F17626"/>
    <w:rsid w:val="00F20AAB"/>
    <w:rsid w:val="00F26E59"/>
    <w:rsid w:val="00F33819"/>
    <w:rsid w:val="00F34AD8"/>
    <w:rsid w:val="00F40A6D"/>
    <w:rsid w:val="00F4477D"/>
    <w:rsid w:val="00F524A4"/>
    <w:rsid w:val="00F52C4D"/>
    <w:rsid w:val="00F53DB3"/>
    <w:rsid w:val="00F55EEB"/>
    <w:rsid w:val="00F57A89"/>
    <w:rsid w:val="00F60312"/>
    <w:rsid w:val="00F6100C"/>
    <w:rsid w:val="00F625AD"/>
    <w:rsid w:val="00F66EAD"/>
    <w:rsid w:val="00F76335"/>
    <w:rsid w:val="00F81672"/>
    <w:rsid w:val="00F82A8D"/>
    <w:rsid w:val="00F91E37"/>
    <w:rsid w:val="00F92F43"/>
    <w:rsid w:val="00F94F5F"/>
    <w:rsid w:val="00F950BE"/>
    <w:rsid w:val="00F95AE9"/>
    <w:rsid w:val="00F96225"/>
    <w:rsid w:val="00F963B5"/>
    <w:rsid w:val="00F97336"/>
    <w:rsid w:val="00FA5487"/>
    <w:rsid w:val="00FB0908"/>
    <w:rsid w:val="00FB0DE8"/>
    <w:rsid w:val="00FB2DE6"/>
    <w:rsid w:val="00FB5C2D"/>
    <w:rsid w:val="00FB6FD8"/>
    <w:rsid w:val="00FC1C37"/>
    <w:rsid w:val="00FC1DB0"/>
    <w:rsid w:val="00FC31A4"/>
    <w:rsid w:val="00FD27DD"/>
    <w:rsid w:val="00FD5CA0"/>
    <w:rsid w:val="00FD6887"/>
    <w:rsid w:val="00FD784E"/>
    <w:rsid w:val="00FE29CF"/>
    <w:rsid w:val="00FE3B66"/>
    <w:rsid w:val="00FE7832"/>
    <w:rsid w:val="00FF16E5"/>
    <w:rsid w:val="00FF2FCE"/>
    <w:rsid w:val="00FF32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92ADF"/>
  <w15:docId w15:val="{3D31D3AA-1E63-4006-A1E1-6AC2110B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67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5A133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553B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553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672"/>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5A133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553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553B0"/>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A93D70"/>
    <w:pPr>
      <w:ind w:left="720"/>
      <w:contextualSpacing/>
    </w:pPr>
  </w:style>
  <w:style w:type="character" w:styleId="Hyperlink">
    <w:name w:val="Hyperlink"/>
    <w:basedOn w:val="DefaultParagraphFont"/>
    <w:uiPriority w:val="99"/>
    <w:unhideWhenUsed/>
    <w:rsid w:val="00A93D70"/>
    <w:rPr>
      <w:color w:val="0000FF" w:themeColor="hyperlink"/>
      <w:u w:val="single"/>
    </w:rPr>
  </w:style>
  <w:style w:type="paragraph" w:customStyle="1" w:styleId="Default">
    <w:name w:val="Default"/>
    <w:rsid w:val="000F0537"/>
    <w:pPr>
      <w:autoSpaceDE w:val="0"/>
      <w:autoSpaceDN w:val="0"/>
      <w:adjustRightInd w:val="0"/>
      <w:spacing w:after="0" w:line="240" w:lineRule="auto"/>
    </w:pPr>
    <w:rPr>
      <w:rFonts w:ascii="Arial Unicode MS" w:eastAsia="Arial Unicode MS" w:cs="Arial Unicode MS"/>
      <w:color w:val="000000"/>
      <w:sz w:val="24"/>
      <w:szCs w:val="24"/>
    </w:rPr>
  </w:style>
  <w:style w:type="paragraph" w:styleId="Title">
    <w:name w:val="Title"/>
    <w:basedOn w:val="Normal"/>
    <w:next w:val="Normal"/>
    <w:link w:val="TitleChar"/>
    <w:uiPriority w:val="10"/>
    <w:qFormat/>
    <w:rsid w:val="00F816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81672"/>
    <w:rPr>
      <w:rFonts w:asciiTheme="majorHAnsi" w:eastAsiaTheme="majorEastAsia" w:hAnsiTheme="majorHAnsi" w:cstheme="majorBidi"/>
      <w:color w:val="17365D" w:themeColor="text2" w:themeShade="BF"/>
      <w:spacing w:val="5"/>
      <w:kern w:val="28"/>
      <w:sz w:val="52"/>
      <w:szCs w:val="52"/>
      <w:lang w:eastAsia="en-US"/>
    </w:rPr>
  </w:style>
  <w:style w:type="paragraph" w:styleId="NormalWeb">
    <w:name w:val="Normal (Web)"/>
    <w:basedOn w:val="Normal"/>
    <w:uiPriority w:val="99"/>
    <w:semiHidden/>
    <w:unhideWhenUsed/>
    <w:rsid w:val="00F81672"/>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C3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5A5"/>
    <w:rPr>
      <w:rFonts w:ascii="Tahoma" w:hAnsi="Tahoma" w:cs="Tahoma"/>
      <w:sz w:val="16"/>
      <w:szCs w:val="16"/>
    </w:rPr>
  </w:style>
  <w:style w:type="character" w:styleId="FollowedHyperlink">
    <w:name w:val="FollowedHyperlink"/>
    <w:basedOn w:val="DefaultParagraphFont"/>
    <w:uiPriority w:val="99"/>
    <w:semiHidden/>
    <w:unhideWhenUsed/>
    <w:rsid w:val="00DC35A5"/>
    <w:rPr>
      <w:color w:val="800080" w:themeColor="followedHyperlink"/>
      <w:u w:val="single"/>
    </w:rPr>
  </w:style>
  <w:style w:type="paragraph" w:styleId="Caption">
    <w:name w:val="caption"/>
    <w:basedOn w:val="Normal"/>
    <w:next w:val="Normal"/>
    <w:uiPriority w:val="35"/>
    <w:unhideWhenUsed/>
    <w:qFormat/>
    <w:rsid w:val="00FF2FCE"/>
    <w:pPr>
      <w:spacing w:line="240" w:lineRule="auto"/>
    </w:pPr>
    <w:rPr>
      <w:b/>
      <w:bCs/>
      <w:color w:val="4F81BD" w:themeColor="accent1"/>
      <w:sz w:val="18"/>
      <w:szCs w:val="18"/>
    </w:rPr>
  </w:style>
  <w:style w:type="paragraph" w:styleId="Header">
    <w:name w:val="header"/>
    <w:basedOn w:val="Normal"/>
    <w:link w:val="HeaderChar"/>
    <w:uiPriority w:val="99"/>
    <w:unhideWhenUsed/>
    <w:rsid w:val="00396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590"/>
  </w:style>
  <w:style w:type="paragraph" w:styleId="Footer">
    <w:name w:val="footer"/>
    <w:basedOn w:val="Normal"/>
    <w:link w:val="FooterChar"/>
    <w:uiPriority w:val="99"/>
    <w:unhideWhenUsed/>
    <w:rsid w:val="00396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590"/>
  </w:style>
  <w:style w:type="paragraph" w:styleId="NoSpacing">
    <w:name w:val="No Spacing"/>
    <w:uiPriority w:val="1"/>
    <w:qFormat/>
    <w:rsid w:val="009154AB"/>
    <w:pPr>
      <w:spacing w:after="0" w:line="240" w:lineRule="auto"/>
    </w:pPr>
  </w:style>
  <w:style w:type="table" w:styleId="TableGrid">
    <w:name w:val="Table Grid"/>
    <w:basedOn w:val="TableNormal"/>
    <w:uiPriority w:val="39"/>
    <w:rsid w:val="00827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C2E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27F45"/>
    <w:rPr>
      <w:sz w:val="16"/>
      <w:szCs w:val="16"/>
    </w:rPr>
  </w:style>
  <w:style w:type="paragraph" w:styleId="CommentText">
    <w:name w:val="annotation text"/>
    <w:basedOn w:val="Normal"/>
    <w:link w:val="CommentTextChar"/>
    <w:uiPriority w:val="99"/>
    <w:semiHidden/>
    <w:unhideWhenUsed/>
    <w:rsid w:val="00527F45"/>
    <w:pPr>
      <w:spacing w:line="240" w:lineRule="auto"/>
    </w:pPr>
    <w:rPr>
      <w:sz w:val="20"/>
      <w:szCs w:val="20"/>
    </w:rPr>
  </w:style>
  <w:style w:type="character" w:customStyle="1" w:styleId="CommentTextChar">
    <w:name w:val="Comment Text Char"/>
    <w:basedOn w:val="DefaultParagraphFont"/>
    <w:link w:val="CommentText"/>
    <w:uiPriority w:val="99"/>
    <w:semiHidden/>
    <w:rsid w:val="00527F45"/>
    <w:rPr>
      <w:sz w:val="20"/>
      <w:szCs w:val="20"/>
    </w:rPr>
  </w:style>
  <w:style w:type="paragraph" w:styleId="CommentSubject">
    <w:name w:val="annotation subject"/>
    <w:basedOn w:val="CommentText"/>
    <w:next w:val="CommentText"/>
    <w:link w:val="CommentSubjectChar"/>
    <w:uiPriority w:val="99"/>
    <w:semiHidden/>
    <w:unhideWhenUsed/>
    <w:rsid w:val="00527F45"/>
    <w:rPr>
      <w:b/>
      <w:bCs/>
    </w:rPr>
  </w:style>
  <w:style w:type="character" w:customStyle="1" w:styleId="CommentSubjectChar">
    <w:name w:val="Comment Subject Char"/>
    <w:basedOn w:val="CommentTextChar"/>
    <w:link w:val="CommentSubject"/>
    <w:uiPriority w:val="99"/>
    <w:semiHidden/>
    <w:rsid w:val="00527F45"/>
    <w:rPr>
      <w:b/>
      <w:bCs/>
      <w:sz w:val="20"/>
      <w:szCs w:val="20"/>
    </w:rPr>
  </w:style>
  <w:style w:type="paragraph" w:styleId="Revision">
    <w:name w:val="Revision"/>
    <w:hidden/>
    <w:uiPriority w:val="99"/>
    <w:semiHidden/>
    <w:rsid w:val="008F5499"/>
    <w:pPr>
      <w:spacing w:after="0" w:line="240" w:lineRule="auto"/>
    </w:pPr>
  </w:style>
  <w:style w:type="paragraph" w:styleId="TOCHeading">
    <w:name w:val="TOC Heading"/>
    <w:basedOn w:val="Heading1"/>
    <w:next w:val="Normal"/>
    <w:uiPriority w:val="39"/>
    <w:unhideWhenUsed/>
    <w:qFormat/>
    <w:rsid w:val="008F549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F5499"/>
    <w:pPr>
      <w:spacing w:after="100" w:line="259" w:lineRule="auto"/>
    </w:pPr>
    <w:rPr>
      <w:rFonts w:eastAsiaTheme="minorHAnsi"/>
      <w:lang w:eastAsia="en-US"/>
    </w:rPr>
  </w:style>
  <w:style w:type="paragraph" w:styleId="TOC2">
    <w:name w:val="toc 2"/>
    <w:basedOn w:val="Normal"/>
    <w:next w:val="Normal"/>
    <w:autoRedefine/>
    <w:uiPriority w:val="39"/>
    <w:unhideWhenUsed/>
    <w:rsid w:val="00513F1E"/>
    <w:pPr>
      <w:tabs>
        <w:tab w:val="left" w:pos="660"/>
        <w:tab w:val="right" w:leader="dot" w:pos="9350"/>
      </w:tabs>
      <w:spacing w:after="100" w:line="259" w:lineRule="auto"/>
      <w:ind w:left="220"/>
    </w:pPr>
    <w:rPr>
      <w:rFonts w:eastAsiaTheme="minorHAnsi"/>
      <w:b/>
      <w:noProof/>
      <w:lang w:eastAsia="en-US"/>
    </w:rPr>
  </w:style>
  <w:style w:type="paragraph" w:styleId="Subtitle">
    <w:name w:val="Subtitle"/>
    <w:basedOn w:val="Normal"/>
    <w:next w:val="Normal"/>
    <w:link w:val="SubtitleChar"/>
    <w:uiPriority w:val="11"/>
    <w:qFormat/>
    <w:rsid w:val="00D55976"/>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D55976"/>
    <w:rPr>
      <w:color w:val="5A5A5A" w:themeColor="text1" w:themeTint="A5"/>
      <w:spacing w:val="15"/>
    </w:rPr>
  </w:style>
  <w:style w:type="character" w:styleId="UnresolvedMention">
    <w:name w:val="Unresolved Mention"/>
    <w:basedOn w:val="DefaultParagraphFont"/>
    <w:uiPriority w:val="99"/>
    <w:semiHidden/>
    <w:unhideWhenUsed/>
    <w:rsid w:val="0004614C"/>
    <w:rPr>
      <w:color w:val="605E5C"/>
      <w:shd w:val="clear" w:color="auto" w:fill="E1DFDD"/>
    </w:rPr>
  </w:style>
  <w:style w:type="paragraph" w:styleId="TOC3">
    <w:name w:val="toc 3"/>
    <w:basedOn w:val="Normal"/>
    <w:next w:val="Normal"/>
    <w:autoRedefine/>
    <w:uiPriority w:val="39"/>
    <w:unhideWhenUsed/>
    <w:rsid w:val="00C07938"/>
    <w:pPr>
      <w:tabs>
        <w:tab w:val="right" w:leader="dot" w:pos="9350"/>
      </w:tabs>
      <w:spacing w:after="100"/>
      <w:ind w:left="440" w:firstLine="3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758">
      <w:bodyDiv w:val="1"/>
      <w:marLeft w:val="0"/>
      <w:marRight w:val="0"/>
      <w:marTop w:val="0"/>
      <w:marBottom w:val="0"/>
      <w:divBdr>
        <w:top w:val="none" w:sz="0" w:space="0" w:color="auto"/>
        <w:left w:val="none" w:sz="0" w:space="0" w:color="auto"/>
        <w:bottom w:val="none" w:sz="0" w:space="0" w:color="auto"/>
        <w:right w:val="none" w:sz="0" w:space="0" w:color="auto"/>
      </w:divBdr>
      <w:divsChild>
        <w:div w:id="1494252196">
          <w:marLeft w:val="0"/>
          <w:marRight w:val="0"/>
          <w:marTop w:val="0"/>
          <w:marBottom w:val="0"/>
          <w:divBdr>
            <w:top w:val="none" w:sz="0" w:space="0" w:color="auto"/>
            <w:left w:val="none" w:sz="0" w:space="0" w:color="auto"/>
            <w:bottom w:val="none" w:sz="0" w:space="0" w:color="auto"/>
            <w:right w:val="none" w:sz="0" w:space="0" w:color="auto"/>
          </w:divBdr>
        </w:div>
        <w:div w:id="1713964919">
          <w:marLeft w:val="0"/>
          <w:marRight w:val="0"/>
          <w:marTop w:val="0"/>
          <w:marBottom w:val="0"/>
          <w:divBdr>
            <w:top w:val="none" w:sz="0" w:space="0" w:color="auto"/>
            <w:left w:val="none" w:sz="0" w:space="0" w:color="auto"/>
            <w:bottom w:val="none" w:sz="0" w:space="0" w:color="auto"/>
            <w:right w:val="none" w:sz="0" w:space="0" w:color="auto"/>
          </w:divBdr>
        </w:div>
      </w:divsChild>
    </w:div>
    <w:div w:id="89351453">
      <w:bodyDiv w:val="1"/>
      <w:marLeft w:val="0"/>
      <w:marRight w:val="0"/>
      <w:marTop w:val="0"/>
      <w:marBottom w:val="0"/>
      <w:divBdr>
        <w:top w:val="none" w:sz="0" w:space="0" w:color="auto"/>
        <w:left w:val="none" w:sz="0" w:space="0" w:color="auto"/>
        <w:bottom w:val="none" w:sz="0" w:space="0" w:color="auto"/>
        <w:right w:val="none" w:sz="0" w:space="0" w:color="auto"/>
      </w:divBdr>
    </w:div>
    <w:div w:id="179515360">
      <w:bodyDiv w:val="1"/>
      <w:marLeft w:val="0"/>
      <w:marRight w:val="0"/>
      <w:marTop w:val="0"/>
      <w:marBottom w:val="0"/>
      <w:divBdr>
        <w:top w:val="none" w:sz="0" w:space="0" w:color="auto"/>
        <w:left w:val="none" w:sz="0" w:space="0" w:color="auto"/>
        <w:bottom w:val="none" w:sz="0" w:space="0" w:color="auto"/>
        <w:right w:val="none" w:sz="0" w:space="0" w:color="auto"/>
      </w:divBdr>
    </w:div>
    <w:div w:id="361714489">
      <w:bodyDiv w:val="1"/>
      <w:marLeft w:val="0"/>
      <w:marRight w:val="0"/>
      <w:marTop w:val="0"/>
      <w:marBottom w:val="0"/>
      <w:divBdr>
        <w:top w:val="none" w:sz="0" w:space="0" w:color="auto"/>
        <w:left w:val="none" w:sz="0" w:space="0" w:color="auto"/>
        <w:bottom w:val="none" w:sz="0" w:space="0" w:color="auto"/>
        <w:right w:val="none" w:sz="0" w:space="0" w:color="auto"/>
      </w:divBdr>
      <w:divsChild>
        <w:div w:id="19627247">
          <w:marLeft w:val="403"/>
          <w:marRight w:val="0"/>
          <w:marTop w:val="288"/>
          <w:marBottom w:val="115"/>
          <w:divBdr>
            <w:top w:val="none" w:sz="0" w:space="0" w:color="auto"/>
            <w:left w:val="none" w:sz="0" w:space="0" w:color="auto"/>
            <w:bottom w:val="none" w:sz="0" w:space="0" w:color="auto"/>
            <w:right w:val="none" w:sz="0" w:space="0" w:color="auto"/>
          </w:divBdr>
        </w:div>
        <w:div w:id="202905320">
          <w:marLeft w:val="403"/>
          <w:marRight w:val="0"/>
          <w:marTop w:val="288"/>
          <w:marBottom w:val="115"/>
          <w:divBdr>
            <w:top w:val="none" w:sz="0" w:space="0" w:color="auto"/>
            <w:left w:val="none" w:sz="0" w:space="0" w:color="auto"/>
            <w:bottom w:val="none" w:sz="0" w:space="0" w:color="auto"/>
            <w:right w:val="none" w:sz="0" w:space="0" w:color="auto"/>
          </w:divBdr>
        </w:div>
        <w:div w:id="338234289">
          <w:marLeft w:val="403"/>
          <w:marRight w:val="0"/>
          <w:marTop w:val="288"/>
          <w:marBottom w:val="115"/>
          <w:divBdr>
            <w:top w:val="none" w:sz="0" w:space="0" w:color="auto"/>
            <w:left w:val="none" w:sz="0" w:space="0" w:color="auto"/>
            <w:bottom w:val="none" w:sz="0" w:space="0" w:color="auto"/>
            <w:right w:val="none" w:sz="0" w:space="0" w:color="auto"/>
          </w:divBdr>
        </w:div>
        <w:div w:id="435951856">
          <w:marLeft w:val="403"/>
          <w:marRight w:val="0"/>
          <w:marTop w:val="288"/>
          <w:marBottom w:val="115"/>
          <w:divBdr>
            <w:top w:val="none" w:sz="0" w:space="0" w:color="auto"/>
            <w:left w:val="none" w:sz="0" w:space="0" w:color="auto"/>
            <w:bottom w:val="none" w:sz="0" w:space="0" w:color="auto"/>
            <w:right w:val="none" w:sz="0" w:space="0" w:color="auto"/>
          </w:divBdr>
        </w:div>
        <w:div w:id="716703395">
          <w:marLeft w:val="403"/>
          <w:marRight w:val="0"/>
          <w:marTop w:val="288"/>
          <w:marBottom w:val="115"/>
          <w:divBdr>
            <w:top w:val="none" w:sz="0" w:space="0" w:color="auto"/>
            <w:left w:val="none" w:sz="0" w:space="0" w:color="auto"/>
            <w:bottom w:val="none" w:sz="0" w:space="0" w:color="auto"/>
            <w:right w:val="none" w:sz="0" w:space="0" w:color="auto"/>
          </w:divBdr>
        </w:div>
        <w:div w:id="1204946510">
          <w:marLeft w:val="403"/>
          <w:marRight w:val="0"/>
          <w:marTop w:val="288"/>
          <w:marBottom w:val="115"/>
          <w:divBdr>
            <w:top w:val="none" w:sz="0" w:space="0" w:color="auto"/>
            <w:left w:val="none" w:sz="0" w:space="0" w:color="auto"/>
            <w:bottom w:val="none" w:sz="0" w:space="0" w:color="auto"/>
            <w:right w:val="none" w:sz="0" w:space="0" w:color="auto"/>
          </w:divBdr>
        </w:div>
        <w:div w:id="1942715155">
          <w:marLeft w:val="403"/>
          <w:marRight w:val="0"/>
          <w:marTop w:val="288"/>
          <w:marBottom w:val="115"/>
          <w:divBdr>
            <w:top w:val="none" w:sz="0" w:space="0" w:color="auto"/>
            <w:left w:val="none" w:sz="0" w:space="0" w:color="auto"/>
            <w:bottom w:val="none" w:sz="0" w:space="0" w:color="auto"/>
            <w:right w:val="none" w:sz="0" w:space="0" w:color="auto"/>
          </w:divBdr>
        </w:div>
      </w:divsChild>
    </w:div>
    <w:div w:id="558054852">
      <w:bodyDiv w:val="1"/>
      <w:marLeft w:val="0"/>
      <w:marRight w:val="0"/>
      <w:marTop w:val="0"/>
      <w:marBottom w:val="0"/>
      <w:divBdr>
        <w:top w:val="none" w:sz="0" w:space="0" w:color="auto"/>
        <w:left w:val="none" w:sz="0" w:space="0" w:color="auto"/>
        <w:bottom w:val="none" w:sz="0" w:space="0" w:color="auto"/>
        <w:right w:val="none" w:sz="0" w:space="0" w:color="auto"/>
      </w:divBdr>
    </w:div>
    <w:div w:id="572009399">
      <w:bodyDiv w:val="1"/>
      <w:marLeft w:val="0"/>
      <w:marRight w:val="0"/>
      <w:marTop w:val="0"/>
      <w:marBottom w:val="0"/>
      <w:divBdr>
        <w:top w:val="none" w:sz="0" w:space="0" w:color="auto"/>
        <w:left w:val="none" w:sz="0" w:space="0" w:color="auto"/>
        <w:bottom w:val="none" w:sz="0" w:space="0" w:color="auto"/>
        <w:right w:val="none" w:sz="0" w:space="0" w:color="auto"/>
      </w:divBdr>
    </w:div>
    <w:div w:id="592589525">
      <w:bodyDiv w:val="1"/>
      <w:marLeft w:val="0"/>
      <w:marRight w:val="0"/>
      <w:marTop w:val="0"/>
      <w:marBottom w:val="0"/>
      <w:divBdr>
        <w:top w:val="none" w:sz="0" w:space="0" w:color="auto"/>
        <w:left w:val="none" w:sz="0" w:space="0" w:color="auto"/>
        <w:bottom w:val="none" w:sz="0" w:space="0" w:color="auto"/>
        <w:right w:val="none" w:sz="0" w:space="0" w:color="auto"/>
      </w:divBdr>
    </w:div>
    <w:div w:id="604194266">
      <w:bodyDiv w:val="1"/>
      <w:marLeft w:val="0"/>
      <w:marRight w:val="0"/>
      <w:marTop w:val="0"/>
      <w:marBottom w:val="0"/>
      <w:divBdr>
        <w:top w:val="none" w:sz="0" w:space="0" w:color="auto"/>
        <w:left w:val="none" w:sz="0" w:space="0" w:color="auto"/>
        <w:bottom w:val="none" w:sz="0" w:space="0" w:color="auto"/>
        <w:right w:val="none" w:sz="0" w:space="0" w:color="auto"/>
      </w:divBdr>
    </w:div>
    <w:div w:id="610281087">
      <w:bodyDiv w:val="1"/>
      <w:marLeft w:val="0"/>
      <w:marRight w:val="0"/>
      <w:marTop w:val="0"/>
      <w:marBottom w:val="0"/>
      <w:divBdr>
        <w:top w:val="none" w:sz="0" w:space="0" w:color="auto"/>
        <w:left w:val="none" w:sz="0" w:space="0" w:color="auto"/>
        <w:bottom w:val="none" w:sz="0" w:space="0" w:color="auto"/>
        <w:right w:val="none" w:sz="0" w:space="0" w:color="auto"/>
      </w:divBdr>
      <w:divsChild>
        <w:div w:id="218902547">
          <w:marLeft w:val="403"/>
          <w:marRight w:val="0"/>
          <w:marTop w:val="288"/>
          <w:marBottom w:val="115"/>
          <w:divBdr>
            <w:top w:val="none" w:sz="0" w:space="0" w:color="auto"/>
            <w:left w:val="none" w:sz="0" w:space="0" w:color="auto"/>
            <w:bottom w:val="none" w:sz="0" w:space="0" w:color="auto"/>
            <w:right w:val="none" w:sz="0" w:space="0" w:color="auto"/>
          </w:divBdr>
        </w:div>
        <w:div w:id="236670127">
          <w:marLeft w:val="893"/>
          <w:marRight w:val="0"/>
          <w:marTop w:val="0"/>
          <w:marBottom w:val="96"/>
          <w:divBdr>
            <w:top w:val="none" w:sz="0" w:space="0" w:color="auto"/>
            <w:left w:val="none" w:sz="0" w:space="0" w:color="auto"/>
            <w:bottom w:val="none" w:sz="0" w:space="0" w:color="auto"/>
            <w:right w:val="none" w:sz="0" w:space="0" w:color="auto"/>
          </w:divBdr>
        </w:div>
        <w:div w:id="650452198">
          <w:marLeft w:val="893"/>
          <w:marRight w:val="0"/>
          <w:marTop w:val="0"/>
          <w:marBottom w:val="96"/>
          <w:divBdr>
            <w:top w:val="none" w:sz="0" w:space="0" w:color="auto"/>
            <w:left w:val="none" w:sz="0" w:space="0" w:color="auto"/>
            <w:bottom w:val="none" w:sz="0" w:space="0" w:color="auto"/>
            <w:right w:val="none" w:sz="0" w:space="0" w:color="auto"/>
          </w:divBdr>
        </w:div>
        <w:div w:id="843933393">
          <w:marLeft w:val="893"/>
          <w:marRight w:val="0"/>
          <w:marTop w:val="0"/>
          <w:marBottom w:val="96"/>
          <w:divBdr>
            <w:top w:val="none" w:sz="0" w:space="0" w:color="auto"/>
            <w:left w:val="none" w:sz="0" w:space="0" w:color="auto"/>
            <w:bottom w:val="none" w:sz="0" w:space="0" w:color="auto"/>
            <w:right w:val="none" w:sz="0" w:space="0" w:color="auto"/>
          </w:divBdr>
        </w:div>
        <w:div w:id="908925600">
          <w:marLeft w:val="403"/>
          <w:marRight w:val="0"/>
          <w:marTop w:val="288"/>
          <w:marBottom w:val="115"/>
          <w:divBdr>
            <w:top w:val="none" w:sz="0" w:space="0" w:color="auto"/>
            <w:left w:val="none" w:sz="0" w:space="0" w:color="auto"/>
            <w:bottom w:val="none" w:sz="0" w:space="0" w:color="auto"/>
            <w:right w:val="none" w:sz="0" w:space="0" w:color="auto"/>
          </w:divBdr>
        </w:div>
        <w:div w:id="1580602808">
          <w:marLeft w:val="893"/>
          <w:marRight w:val="0"/>
          <w:marTop w:val="0"/>
          <w:marBottom w:val="96"/>
          <w:divBdr>
            <w:top w:val="none" w:sz="0" w:space="0" w:color="auto"/>
            <w:left w:val="none" w:sz="0" w:space="0" w:color="auto"/>
            <w:bottom w:val="none" w:sz="0" w:space="0" w:color="auto"/>
            <w:right w:val="none" w:sz="0" w:space="0" w:color="auto"/>
          </w:divBdr>
        </w:div>
        <w:div w:id="1697654320">
          <w:marLeft w:val="893"/>
          <w:marRight w:val="0"/>
          <w:marTop w:val="0"/>
          <w:marBottom w:val="96"/>
          <w:divBdr>
            <w:top w:val="none" w:sz="0" w:space="0" w:color="auto"/>
            <w:left w:val="none" w:sz="0" w:space="0" w:color="auto"/>
            <w:bottom w:val="none" w:sz="0" w:space="0" w:color="auto"/>
            <w:right w:val="none" w:sz="0" w:space="0" w:color="auto"/>
          </w:divBdr>
        </w:div>
        <w:div w:id="1727222220">
          <w:marLeft w:val="893"/>
          <w:marRight w:val="0"/>
          <w:marTop w:val="0"/>
          <w:marBottom w:val="96"/>
          <w:divBdr>
            <w:top w:val="none" w:sz="0" w:space="0" w:color="auto"/>
            <w:left w:val="none" w:sz="0" w:space="0" w:color="auto"/>
            <w:bottom w:val="none" w:sz="0" w:space="0" w:color="auto"/>
            <w:right w:val="none" w:sz="0" w:space="0" w:color="auto"/>
          </w:divBdr>
        </w:div>
        <w:div w:id="1765879399">
          <w:marLeft w:val="403"/>
          <w:marRight w:val="0"/>
          <w:marTop w:val="288"/>
          <w:marBottom w:val="115"/>
          <w:divBdr>
            <w:top w:val="none" w:sz="0" w:space="0" w:color="auto"/>
            <w:left w:val="none" w:sz="0" w:space="0" w:color="auto"/>
            <w:bottom w:val="none" w:sz="0" w:space="0" w:color="auto"/>
            <w:right w:val="none" w:sz="0" w:space="0" w:color="auto"/>
          </w:divBdr>
        </w:div>
        <w:div w:id="1908026872">
          <w:marLeft w:val="893"/>
          <w:marRight w:val="0"/>
          <w:marTop w:val="0"/>
          <w:marBottom w:val="96"/>
          <w:divBdr>
            <w:top w:val="none" w:sz="0" w:space="0" w:color="auto"/>
            <w:left w:val="none" w:sz="0" w:space="0" w:color="auto"/>
            <w:bottom w:val="none" w:sz="0" w:space="0" w:color="auto"/>
            <w:right w:val="none" w:sz="0" w:space="0" w:color="auto"/>
          </w:divBdr>
        </w:div>
      </w:divsChild>
    </w:div>
    <w:div w:id="647977557">
      <w:bodyDiv w:val="1"/>
      <w:marLeft w:val="0"/>
      <w:marRight w:val="0"/>
      <w:marTop w:val="0"/>
      <w:marBottom w:val="0"/>
      <w:divBdr>
        <w:top w:val="none" w:sz="0" w:space="0" w:color="auto"/>
        <w:left w:val="none" w:sz="0" w:space="0" w:color="auto"/>
        <w:bottom w:val="none" w:sz="0" w:space="0" w:color="auto"/>
        <w:right w:val="none" w:sz="0" w:space="0" w:color="auto"/>
      </w:divBdr>
    </w:div>
    <w:div w:id="654141122">
      <w:bodyDiv w:val="1"/>
      <w:marLeft w:val="0"/>
      <w:marRight w:val="0"/>
      <w:marTop w:val="0"/>
      <w:marBottom w:val="0"/>
      <w:divBdr>
        <w:top w:val="none" w:sz="0" w:space="0" w:color="auto"/>
        <w:left w:val="none" w:sz="0" w:space="0" w:color="auto"/>
        <w:bottom w:val="none" w:sz="0" w:space="0" w:color="auto"/>
        <w:right w:val="none" w:sz="0" w:space="0" w:color="auto"/>
      </w:divBdr>
    </w:div>
    <w:div w:id="724179359">
      <w:bodyDiv w:val="1"/>
      <w:marLeft w:val="0"/>
      <w:marRight w:val="0"/>
      <w:marTop w:val="0"/>
      <w:marBottom w:val="0"/>
      <w:divBdr>
        <w:top w:val="none" w:sz="0" w:space="0" w:color="auto"/>
        <w:left w:val="none" w:sz="0" w:space="0" w:color="auto"/>
        <w:bottom w:val="none" w:sz="0" w:space="0" w:color="auto"/>
        <w:right w:val="none" w:sz="0" w:space="0" w:color="auto"/>
      </w:divBdr>
    </w:div>
    <w:div w:id="798571092">
      <w:bodyDiv w:val="1"/>
      <w:marLeft w:val="0"/>
      <w:marRight w:val="0"/>
      <w:marTop w:val="0"/>
      <w:marBottom w:val="0"/>
      <w:divBdr>
        <w:top w:val="none" w:sz="0" w:space="0" w:color="auto"/>
        <w:left w:val="none" w:sz="0" w:space="0" w:color="auto"/>
        <w:bottom w:val="none" w:sz="0" w:space="0" w:color="auto"/>
        <w:right w:val="none" w:sz="0" w:space="0" w:color="auto"/>
      </w:divBdr>
    </w:div>
    <w:div w:id="844976291">
      <w:bodyDiv w:val="1"/>
      <w:marLeft w:val="0"/>
      <w:marRight w:val="0"/>
      <w:marTop w:val="0"/>
      <w:marBottom w:val="0"/>
      <w:divBdr>
        <w:top w:val="none" w:sz="0" w:space="0" w:color="auto"/>
        <w:left w:val="none" w:sz="0" w:space="0" w:color="auto"/>
        <w:bottom w:val="none" w:sz="0" w:space="0" w:color="auto"/>
        <w:right w:val="none" w:sz="0" w:space="0" w:color="auto"/>
      </w:divBdr>
    </w:div>
    <w:div w:id="860708682">
      <w:bodyDiv w:val="1"/>
      <w:marLeft w:val="0"/>
      <w:marRight w:val="0"/>
      <w:marTop w:val="0"/>
      <w:marBottom w:val="0"/>
      <w:divBdr>
        <w:top w:val="none" w:sz="0" w:space="0" w:color="auto"/>
        <w:left w:val="none" w:sz="0" w:space="0" w:color="auto"/>
        <w:bottom w:val="none" w:sz="0" w:space="0" w:color="auto"/>
        <w:right w:val="none" w:sz="0" w:space="0" w:color="auto"/>
      </w:divBdr>
    </w:div>
    <w:div w:id="964578205">
      <w:bodyDiv w:val="1"/>
      <w:marLeft w:val="0"/>
      <w:marRight w:val="0"/>
      <w:marTop w:val="0"/>
      <w:marBottom w:val="0"/>
      <w:divBdr>
        <w:top w:val="none" w:sz="0" w:space="0" w:color="auto"/>
        <w:left w:val="none" w:sz="0" w:space="0" w:color="auto"/>
        <w:bottom w:val="none" w:sz="0" w:space="0" w:color="auto"/>
        <w:right w:val="none" w:sz="0" w:space="0" w:color="auto"/>
      </w:divBdr>
    </w:div>
    <w:div w:id="1015183997">
      <w:bodyDiv w:val="1"/>
      <w:marLeft w:val="0"/>
      <w:marRight w:val="0"/>
      <w:marTop w:val="0"/>
      <w:marBottom w:val="0"/>
      <w:divBdr>
        <w:top w:val="none" w:sz="0" w:space="0" w:color="auto"/>
        <w:left w:val="none" w:sz="0" w:space="0" w:color="auto"/>
        <w:bottom w:val="none" w:sz="0" w:space="0" w:color="auto"/>
        <w:right w:val="none" w:sz="0" w:space="0" w:color="auto"/>
      </w:divBdr>
    </w:div>
    <w:div w:id="1125392829">
      <w:bodyDiv w:val="1"/>
      <w:marLeft w:val="0"/>
      <w:marRight w:val="0"/>
      <w:marTop w:val="0"/>
      <w:marBottom w:val="0"/>
      <w:divBdr>
        <w:top w:val="none" w:sz="0" w:space="0" w:color="auto"/>
        <w:left w:val="none" w:sz="0" w:space="0" w:color="auto"/>
        <w:bottom w:val="none" w:sz="0" w:space="0" w:color="auto"/>
        <w:right w:val="none" w:sz="0" w:space="0" w:color="auto"/>
      </w:divBdr>
    </w:div>
    <w:div w:id="1147279822">
      <w:bodyDiv w:val="1"/>
      <w:marLeft w:val="0"/>
      <w:marRight w:val="0"/>
      <w:marTop w:val="0"/>
      <w:marBottom w:val="0"/>
      <w:divBdr>
        <w:top w:val="none" w:sz="0" w:space="0" w:color="auto"/>
        <w:left w:val="none" w:sz="0" w:space="0" w:color="auto"/>
        <w:bottom w:val="none" w:sz="0" w:space="0" w:color="auto"/>
        <w:right w:val="none" w:sz="0" w:space="0" w:color="auto"/>
      </w:divBdr>
    </w:div>
    <w:div w:id="1190295633">
      <w:bodyDiv w:val="1"/>
      <w:marLeft w:val="0"/>
      <w:marRight w:val="0"/>
      <w:marTop w:val="0"/>
      <w:marBottom w:val="0"/>
      <w:divBdr>
        <w:top w:val="none" w:sz="0" w:space="0" w:color="auto"/>
        <w:left w:val="none" w:sz="0" w:space="0" w:color="auto"/>
        <w:bottom w:val="none" w:sz="0" w:space="0" w:color="auto"/>
        <w:right w:val="none" w:sz="0" w:space="0" w:color="auto"/>
      </w:divBdr>
    </w:div>
    <w:div w:id="1306541360">
      <w:bodyDiv w:val="1"/>
      <w:marLeft w:val="0"/>
      <w:marRight w:val="0"/>
      <w:marTop w:val="0"/>
      <w:marBottom w:val="0"/>
      <w:divBdr>
        <w:top w:val="none" w:sz="0" w:space="0" w:color="auto"/>
        <w:left w:val="none" w:sz="0" w:space="0" w:color="auto"/>
        <w:bottom w:val="none" w:sz="0" w:space="0" w:color="auto"/>
        <w:right w:val="none" w:sz="0" w:space="0" w:color="auto"/>
      </w:divBdr>
    </w:div>
    <w:div w:id="1484347673">
      <w:bodyDiv w:val="1"/>
      <w:marLeft w:val="0"/>
      <w:marRight w:val="0"/>
      <w:marTop w:val="0"/>
      <w:marBottom w:val="0"/>
      <w:divBdr>
        <w:top w:val="none" w:sz="0" w:space="0" w:color="auto"/>
        <w:left w:val="none" w:sz="0" w:space="0" w:color="auto"/>
        <w:bottom w:val="none" w:sz="0" w:space="0" w:color="auto"/>
        <w:right w:val="none" w:sz="0" w:space="0" w:color="auto"/>
      </w:divBdr>
    </w:div>
    <w:div w:id="1525707418">
      <w:bodyDiv w:val="1"/>
      <w:marLeft w:val="0"/>
      <w:marRight w:val="0"/>
      <w:marTop w:val="0"/>
      <w:marBottom w:val="0"/>
      <w:divBdr>
        <w:top w:val="none" w:sz="0" w:space="0" w:color="auto"/>
        <w:left w:val="none" w:sz="0" w:space="0" w:color="auto"/>
        <w:bottom w:val="none" w:sz="0" w:space="0" w:color="auto"/>
        <w:right w:val="none" w:sz="0" w:space="0" w:color="auto"/>
      </w:divBdr>
    </w:div>
    <w:div w:id="1535145996">
      <w:bodyDiv w:val="1"/>
      <w:marLeft w:val="0"/>
      <w:marRight w:val="0"/>
      <w:marTop w:val="0"/>
      <w:marBottom w:val="0"/>
      <w:divBdr>
        <w:top w:val="none" w:sz="0" w:space="0" w:color="auto"/>
        <w:left w:val="none" w:sz="0" w:space="0" w:color="auto"/>
        <w:bottom w:val="none" w:sz="0" w:space="0" w:color="auto"/>
        <w:right w:val="none" w:sz="0" w:space="0" w:color="auto"/>
      </w:divBdr>
    </w:div>
    <w:div w:id="1613589350">
      <w:bodyDiv w:val="1"/>
      <w:marLeft w:val="0"/>
      <w:marRight w:val="0"/>
      <w:marTop w:val="0"/>
      <w:marBottom w:val="0"/>
      <w:divBdr>
        <w:top w:val="none" w:sz="0" w:space="0" w:color="auto"/>
        <w:left w:val="none" w:sz="0" w:space="0" w:color="auto"/>
        <w:bottom w:val="none" w:sz="0" w:space="0" w:color="auto"/>
        <w:right w:val="none" w:sz="0" w:space="0" w:color="auto"/>
      </w:divBdr>
    </w:div>
    <w:div w:id="1794400673">
      <w:bodyDiv w:val="1"/>
      <w:marLeft w:val="0"/>
      <w:marRight w:val="0"/>
      <w:marTop w:val="0"/>
      <w:marBottom w:val="0"/>
      <w:divBdr>
        <w:top w:val="none" w:sz="0" w:space="0" w:color="auto"/>
        <w:left w:val="none" w:sz="0" w:space="0" w:color="auto"/>
        <w:bottom w:val="none" w:sz="0" w:space="0" w:color="auto"/>
        <w:right w:val="none" w:sz="0" w:space="0" w:color="auto"/>
      </w:divBdr>
      <w:divsChild>
        <w:div w:id="1510827235">
          <w:marLeft w:val="403"/>
          <w:marRight w:val="0"/>
          <w:marTop w:val="336"/>
          <w:marBottom w:val="134"/>
          <w:divBdr>
            <w:top w:val="none" w:sz="0" w:space="0" w:color="auto"/>
            <w:left w:val="none" w:sz="0" w:space="0" w:color="auto"/>
            <w:bottom w:val="none" w:sz="0" w:space="0" w:color="auto"/>
            <w:right w:val="none" w:sz="0" w:space="0" w:color="auto"/>
          </w:divBdr>
        </w:div>
        <w:div w:id="1772972162">
          <w:marLeft w:val="403"/>
          <w:marRight w:val="0"/>
          <w:marTop w:val="336"/>
          <w:marBottom w:val="134"/>
          <w:divBdr>
            <w:top w:val="none" w:sz="0" w:space="0" w:color="auto"/>
            <w:left w:val="none" w:sz="0" w:space="0" w:color="auto"/>
            <w:bottom w:val="none" w:sz="0" w:space="0" w:color="auto"/>
            <w:right w:val="none" w:sz="0" w:space="0" w:color="auto"/>
          </w:divBdr>
        </w:div>
      </w:divsChild>
    </w:div>
    <w:div w:id="1798181455">
      <w:bodyDiv w:val="1"/>
      <w:marLeft w:val="0"/>
      <w:marRight w:val="0"/>
      <w:marTop w:val="0"/>
      <w:marBottom w:val="0"/>
      <w:divBdr>
        <w:top w:val="none" w:sz="0" w:space="0" w:color="auto"/>
        <w:left w:val="none" w:sz="0" w:space="0" w:color="auto"/>
        <w:bottom w:val="none" w:sz="0" w:space="0" w:color="auto"/>
        <w:right w:val="none" w:sz="0" w:space="0" w:color="auto"/>
      </w:divBdr>
    </w:div>
    <w:div w:id="1842696656">
      <w:bodyDiv w:val="1"/>
      <w:marLeft w:val="0"/>
      <w:marRight w:val="0"/>
      <w:marTop w:val="0"/>
      <w:marBottom w:val="0"/>
      <w:divBdr>
        <w:top w:val="none" w:sz="0" w:space="0" w:color="auto"/>
        <w:left w:val="none" w:sz="0" w:space="0" w:color="auto"/>
        <w:bottom w:val="none" w:sz="0" w:space="0" w:color="auto"/>
        <w:right w:val="none" w:sz="0" w:space="0" w:color="auto"/>
      </w:divBdr>
    </w:div>
    <w:div w:id="1926720728">
      <w:bodyDiv w:val="1"/>
      <w:marLeft w:val="0"/>
      <w:marRight w:val="0"/>
      <w:marTop w:val="0"/>
      <w:marBottom w:val="0"/>
      <w:divBdr>
        <w:top w:val="none" w:sz="0" w:space="0" w:color="auto"/>
        <w:left w:val="none" w:sz="0" w:space="0" w:color="auto"/>
        <w:bottom w:val="none" w:sz="0" w:space="0" w:color="auto"/>
        <w:right w:val="none" w:sz="0" w:space="0" w:color="auto"/>
      </w:divBdr>
      <w:divsChild>
        <w:div w:id="477262257">
          <w:marLeft w:val="403"/>
          <w:marRight w:val="0"/>
          <w:marTop w:val="288"/>
          <w:marBottom w:val="115"/>
          <w:divBdr>
            <w:top w:val="none" w:sz="0" w:space="0" w:color="auto"/>
            <w:left w:val="none" w:sz="0" w:space="0" w:color="auto"/>
            <w:bottom w:val="none" w:sz="0" w:space="0" w:color="auto"/>
            <w:right w:val="none" w:sz="0" w:space="0" w:color="auto"/>
          </w:divBdr>
        </w:div>
        <w:div w:id="944076038">
          <w:marLeft w:val="403"/>
          <w:marRight w:val="0"/>
          <w:marTop w:val="288"/>
          <w:marBottom w:val="115"/>
          <w:divBdr>
            <w:top w:val="none" w:sz="0" w:space="0" w:color="auto"/>
            <w:left w:val="none" w:sz="0" w:space="0" w:color="auto"/>
            <w:bottom w:val="none" w:sz="0" w:space="0" w:color="auto"/>
            <w:right w:val="none" w:sz="0" w:space="0" w:color="auto"/>
          </w:divBdr>
        </w:div>
        <w:div w:id="1142041266">
          <w:marLeft w:val="403"/>
          <w:marRight w:val="0"/>
          <w:marTop w:val="288"/>
          <w:marBottom w:val="115"/>
          <w:divBdr>
            <w:top w:val="none" w:sz="0" w:space="0" w:color="auto"/>
            <w:left w:val="none" w:sz="0" w:space="0" w:color="auto"/>
            <w:bottom w:val="none" w:sz="0" w:space="0" w:color="auto"/>
            <w:right w:val="none" w:sz="0" w:space="0" w:color="auto"/>
          </w:divBdr>
        </w:div>
        <w:div w:id="1190872646">
          <w:marLeft w:val="403"/>
          <w:marRight w:val="0"/>
          <w:marTop w:val="288"/>
          <w:marBottom w:val="115"/>
          <w:divBdr>
            <w:top w:val="none" w:sz="0" w:space="0" w:color="auto"/>
            <w:left w:val="none" w:sz="0" w:space="0" w:color="auto"/>
            <w:bottom w:val="none" w:sz="0" w:space="0" w:color="auto"/>
            <w:right w:val="none" w:sz="0" w:space="0" w:color="auto"/>
          </w:divBdr>
        </w:div>
      </w:divsChild>
    </w:div>
    <w:div w:id="1948273960">
      <w:bodyDiv w:val="1"/>
      <w:marLeft w:val="0"/>
      <w:marRight w:val="0"/>
      <w:marTop w:val="0"/>
      <w:marBottom w:val="0"/>
      <w:divBdr>
        <w:top w:val="none" w:sz="0" w:space="0" w:color="auto"/>
        <w:left w:val="none" w:sz="0" w:space="0" w:color="auto"/>
        <w:bottom w:val="none" w:sz="0" w:space="0" w:color="auto"/>
        <w:right w:val="none" w:sz="0" w:space="0" w:color="auto"/>
      </w:divBdr>
    </w:div>
    <w:div w:id="2055078327">
      <w:bodyDiv w:val="1"/>
      <w:marLeft w:val="0"/>
      <w:marRight w:val="0"/>
      <w:marTop w:val="0"/>
      <w:marBottom w:val="0"/>
      <w:divBdr>
        <w:top w:val="none" w:sz="0" w:space="0" w:color="auto"/>
        <w:left w:val="none" w:sz="0" w:space="0" w:color="auto"/>
        <w:bottom w:val="none" w:sz="0" w:space="0" w:color="auto"/>
        <w:right w:val="none" w:sz="0" w:space="0" w:color="auto"/>
      </w:divBdr>
    </w:div>
    <w:div w:id="2091730957">
      <w:bodyDiv w:val="1"/>
      <w:marLeft w:val="0"/>
      <w:marRight w:val="0"/>
      <w:marTop w:val="0"/>
      <w:marBottom w:val="0"/>
      <w:divBdr>
        <w:top w:val="none" w:sz="0" w:space="0" w:color="auto"/>
        <w:left w:val="none" w:sz="0" w:space="0" w:color="auto"/>
        <w:bottom w:val="none" w:sz="0" w:space="0" w:color="auto"/>
        <w:right w:val="none" w:sz="0" w:space="0" w:color="auto"/>
      </w:divBdr>
    </w:div>
    <w:div w:id="209415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colab-my.sharepoint.com/personal/dgarza_ecolab_com/Documents/GRC/Risk%20Assessment/Reviews/2017/Plant%20Assessments/Reference%20Architecture/pam.ecolab.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050FD-EFF9-4DD0-AC98-8026524E1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2052</Words>
  <Characters>12929</Characters>
  <Application>Microsoft Office Word</Application>
  <DocSecurity>0</DocSecurity>
  <Lines>107</Lines>
  <Paragraphs>29</Paragraphs>
  <ScaleCrop>false</ScaleCrop>
  <HeadingPairs>
    <vt:vector size="2" baseType="variant">
      <vt:variant>
        <vt:lpstr>Title</vt:lpstr>
      </vt:variant>
      <vt:variant>
        <vt:i4>1</vt:i4>
      </vt:variant>
    </vt:vector>
  </HeadingPairs>
  <TitlesOfParts>
    <vt:vector size="1" baseType="lpstr">
      <vt:lpstr/>
    </vt:vector>
  </TitlesOfParts>
  <Company>Ecolab</Company>
  <LinksUpToDate>false</LinksUpToDate>
  <CharactersWithSpaces>14952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Hidlebaugh, Stephen</dc:creator>
  <cp:keywords/>
  <cp:lastModifiedBy>Ekholm Henrik Leonard</cp:lastModifiedBy>
  <cp:revision>2</cp:revision>
  <cp:lastPrinted>2018-12-28T16:30:00Z</cp:lastPrinted>
  <dcterms:created xsi:type="dcterms:W3CDTF">2022-01-26T03:34:00Z</dcterms:created>
  <dcterms:modified xsi:type="dcterms:W3CDTF">2022-01-26T03:34:00Z</dcterms:modified>
</cp:coreProperties>
</file>